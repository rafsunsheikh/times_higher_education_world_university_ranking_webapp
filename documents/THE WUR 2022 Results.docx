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tbl>
      <w:tblPr>
        <w:tblW w:w="9781" w:type="dxa"/>
        <w:tblInd w:w="-34" w:type="dxa"/>
        <w:tblBorders>
          <w:bottom w:val="single" w:color="auto" w:sz="4" w:space="0"/>
        </w:tblBorders>
        <w:tblLook w:val="00A0" w:firstRow="1" w:lastRow="0" w:firstColumn="1" w:lastColumn="0" w:noHBand="0" w:noVBand="0"/>
      </w:tblPr>
      <w:tblGrid>
        <w:gridCol w:w="5921"/>
        <w:gridCol w:w="3860"/>
      </w:tblGrid>
      <w:tr w:rsidRPr="00F03722" w:rsidR="00280382" w:rsidTr="00FE6638" w14:paraId="2420951F" w14:textId="77777777">
        <w:tc>
          <w:tcPr>
            <w:tcW w:w="9781" w:type="dxa"/>
            <w:gridSpan w:val="2"/>
          </w:tcPr>
          <w:p w:rsidRPr="00F03722" w:rsidR="0012344F" w:rsidP="00487784" w:rsidRDefault="0012344F" w14:paraId="5305E49F" w14:textId="77777777">
            <w:pPr>
              <w:pStyle w:val="Title"/>
              <w:tabs>
                <w:tab w:val="left" w:pos="476"/>
              </w:tabs>
            </w:pPr>
            <w:r w:rsidRPr="00F03722">
              <w:t>THE UNIVERSITY OF NEWCASTLE</w:t>
            </w:r>
          </w:p>
        </w:tc>
      </w:tr>
      <w:tr w:rsidRPr="00F03722" w:rsidR="00280382" w:rsidTr="00FE6638" w14:paraId="1D94515F" w14:textId="77777777">
        <w:tc>
          <w:tcPr>
            <w:tcW w:w="9781" w:type="dxa"/>
            <w:gridSpan w:val="2"/>
          </w:tcPr>
          <w:p w:rsidRPr="00F03722" w:rsidR="0012344F" w:rsidP="006755E7" w:rsidRDefault="0012344F" w14:paraId="110590E5" w14:textId="77777777">
            <w:pPr>
              <w:pStyle w:val="Title"/>
              <w:jc w:val="both"/>
            </w:pPr>
          </w:p>
        </w:tc>
      </w:tr>
      <w:tr w:rsidRPr="00F03722" w:rsidR="002650F0" w:rsidTr="00BC6688" w14:paraId="080BB206" w14:textId="77777777">
        <w:tc>
          <w:tcPr>
            <w:tcW w:w="5921" w:type="dxa"/>
          </w:tcPr>
          <w:p w:rsidRPr="00F03722" w:rsidR="0012344F" w:rsidP="006755E7" w:rsidRDefault="00B7254A" w14:paraId="5E027B7B" w14:textId="77777777">
            <w:pPr>
              <w:pStyle w:val="Subtitle"/>
              <w:spacing w:before="0" w:after="0"/>
              <w:jc w:val="both"/>
            </w:pPr>
            <w:r>
              <w:t xml:space="preserve">Executive committee </w:t>
            </w:r>
          </w:p>
        </w:tc>
        <w:tc>
          <w:tcPr>
            <w:tcW w:w="3860" w:type="dxa"/>
            <w:shd w:val="clear" w:color="auto" w:fill="auto"/>
          </w:tcPr>
          <w:p w:rsidRPr="00BC6688" w:rsidR="0012344F" w:rsidP="00525B8F" w:rsidRDefault="00162BC9" w14:paraId="204812F3" w14:textId="30D6D4B4">
            <w:pPr>
              <w:pStyle w:val="Subtitle"/>
              <w:spacing w:before="0" w:after="0"/>
              <w:jc w:val="right"/>
              <w:rPr>
                <w:rStyle w:val="SubtleEmphasis"/>
              </w:rPr>
            </w:pPr>
            <w:r>
              <w:rPr>
                <w:rStyle w:val="SubtleEmphasis"/>
              </w:rPr>
              <w:t>24 OCTOBER</w:t>
            </w:r>
            <w:r w:rsidR="00E57C7F">
              <w:rPr>
                <w:rStyle w:val="SubtleEmphasis"/>
              </w:rPr>
              <w:t xml:space="preserve"> 202</w:t>
            </w:r>
            <w:r w:rsidR="00D27D62">
              <w:rPr>
                <w:rStyle w:val="SubtleEmphasis"/>
              </w:rPr>
              <w:t>2</w:t>
            </w:r>
          </w:p>
        </w:tc>
      </w:tr>
      <w:tr w:rsidRPr="00F03722" w:rsidR="00280382" w:rsidTr="00FE6638" w14:paraId="2D603626" w14:textId="77777777">
        <w:tc>
          <w:tcPr>
            <w:tcW w:w="5921" w:type="dxa"/>
          </w:tcPr>
          <w:p w:rsidRPr="00F03722" w:rsidR="0012344F" w:rsidP="006755E7" w:rsidRDefault="0012344F" w14:paraId="43B93711" w14:textId="77777777">
            <w:pPr>
              <w:pStyle w:val="Subtitle"/>
              <w:spacing w:before="0" w:after="0"/>
              <w:jc w:val="both"/>
            </w:pPr>
          </w:p>
        </w:tc>
        <w:tc>
          <w:tcPr>
            <w:tcW w:w="3860" w:type="dxa"/>
          </w:tcPr>
          <w:p w:rsidRPr="00F03722" w:rsidR="0012344F" w:rsidP="006755E7" w:rsidRDefault="0012344F" w14:paraId="33826B6E" w14:textId="77777777">
            <w:pPr>
              <w:pStyle w:val="Subtitle"/>
              <w:spacing w:before="0" w:after="0"/>
              <w:jc w:val="both"/>
              <w:rPr>
                <w:rStyle w:val="SubtleEmphasis"/>
              </w:rPr>
            </w:pPr>
          </w:p>
        </w:tc>
      </w:tr>
      <w:tr w:rsidRPr="00F03722" w:rsidR="00280382" w:rsidTr="0098449F" w14:paraId="3EA30F41" w14:textId="77777777">
        <w:trPr>
          <w:trHeight w:val="358"/>
        </w:trPr>
        <w:tc>
          <w:tcPr>
            <w:tcW w:w="9781" w:type="dxa"/>
            <w:gridSpan w:val="2"/>
          </w:tcPr>
          <w:p w:rsidRPr="005E67B9" w:rsidR="0012344F" w:rsidP="002520E8" w:rsidRDefault="00FE35D3" w14:paraId="243FCCDD" w14:textId="1CB193B6">
            <w:pPr>
              <w:pStyle w:val="Title"/>
            </w:pPr>
            <w:r>
              <w:t xml:space="preserve">University </w:t>
            </w:r>
            <w:r w:rsidR="00865D87">
              <w:t>p</w:t>
            </w:r>
            <w:r>
              <w:t>erformance</w:t>
            </w:r>
            <w:r w:rsidRPr="000A1458">
              <w:t xml:space="preserve"> </w:t>
            </w:r>
            <w:r>
              <w:t xml:space="preserve">in the </w:t>
            </w:r>
            <w:r w:rsidR="0097295C">
              <w:t>Times Higher Education</w:t>
            </w:r>
            <w:r w:rsidR="00841C04">
              <w:t xml:space="preserve"> </w:t>
            </w:r>
            <w:r w:rsidR="001508CA">
              <w:t>World University Rankings</w:t>
            </w:r>
            <w:r w:rsidDel="00B86742" w:rsidR="00047DE9">
              <w:t xml:space="preserve"> </w:t>
            </w:r>
            <w:r w:rsidR="00756B76">
              <w:t>202</w:t>
            </w:r>
            <w:r w:rsidR="00777100">
              <w:t>3</w:t>
            </w:r>
            <w:r w:rsidR="00954F3C">
              <w:t xml:space="preserve"> ed</w:t>
            </w:r>
            <w:r w:rsidR="003B6266">
              <w:t>ition</w:t>
            </w:r>
          </w:p>
        </w:tc>
      </w:tr>
    </w:tbl>
    <w:p w:rsidRPr="009936E5" w:rsidR="0012344F" w:rsidP="006755E7" w:rsidRDefault="0012344F" w14:paraId="0DBA171C" w14:textId="77777777">
      <w:pPr>
        <w:pStyle w:val="Heading1"/>
        <w:jc w:val="both"/>
      </w:pPr>
      <w:r w:rsidRPr="009936E5">
        <w:t>Draft Resolution</w:t>
      </w:r>
    </w:p>
    <w:p w:rsidRPr="00BC6688" w:rsidR="005E67B9" w:rsidP="006755E7" w:rsidRDefault="00C34505" w14:paraId="3715430C" w14:textId="0C22CB95">
      <w:pPr>
        <w:jc w:val="both"/>
      </w:pPr>
      <w:r>
        <w:t>The</w:t>
      </w:r>
      <w:r w:rsidRPr="00BC6688" w:rsidR="0012344F">
        <w:t xml:space="preserve"> Executive Committee</w:t>
      </w:r>
      <w:r w:rsidR="004C6A9B">
        <w:t xml:space="preserve"> </w:t>
      </w:r>
      <w:r>
        <w:t>RESOLVE to</w:t>
      </w:r>
      <w:r w:rsidRPr="00BC6688" w:rsidR="0012344F">
        <w:t>:</w:t>
      </w:r>
    </w:p>
    <w:p w:rsidR="00163A6B" w:rsidP="00676A5A" w:rsidRDefault="00163A6B" w14:paraId="3DAB5175" w14:textId="4950DBE9">
      <w:pPr>
        <w:pStyle w:val="ListParagraph"/>
        <w:numPr>
          <w:ilvl w:val="0"/>
          <w:numId w:val="22"/>
        </w:numPr>
        <w:ind w:left="567" w:hanging="283"/>
        <w:jc w:val="both"/>
        <w:rPr>
          <w:rFonts w:ascii="Calibri" w:hAnsi="Calibri" w:eastAsia="Calibri"/>
          <w:b/>
          <w:i/>
        </w:rPr>
      </w:pPr>
      <w:r>
        <w:rPr>
          <w:rFonts w:ascii="Calibri" w:hAnsi="Calibri" w:eastAsia="Calibri"/>
          <w:b/>
          <w:i/>
        </w:rPr>
        <w:t>D</w:t>
      </w:r>
      <w:r w:rsidRPr="007D60D6" w:rsidR="00A1511F">
        <w:rPr>
          <w:rFonts w:ascii="Calibri" w:hAnsi="Calibri" w:eastAsia="Calibri"/>
          <w:b/>
          <w:i/>
        </w:rPr>
        <w:t>iscuss</w:t>
      </w:r>
      <w:r w:rsidRPr="007D60D6" w:rsidR="00BB73B9">
        <w:rPr>
          <w:rFonts w:ascii="Calibri" w:hAnsi="Calibri" w:eastAsia="Calibri"/>
          <w:b/>
          <w:i/>
        </w:rPr>
        <w:t xml:space="preserve"> the analysis of </w:t>
      </w:r>
      <w:r w:rsidRPr="007D60D6" w:rsidR="00F66A81">
        <w:rPr>
          <w:rFonts w:ascii="Calibri" w:hAnsi="Calibri" w:eastAsia="Calibri"/>
          <w:b/>
          <w:i/>
        </w:rPr>
        <w:t xml:space="preserve">the University’s </w:t>
      </w:r>
      <w:r w:rsidRPr="007D60D6" w:rsidR="00BB73B9">
        <w:rPr>
          <w:rFonts w:ascii="Calibri" w:hAnsi="Calibri" w:eastAsia="Calibri"/>
          <w:b/>
          <w:i/>
        </w:rPr>
        <w:t xml:space="preserve">performance </w:t>
      </w:r>
      <w:r w:rsidRPr="007D60D6" w:rsidR="00FE35D3">
        <w:rPr>
          <w:rFonts w:ascii="Calibri" w:hAnsi="Calibri" w:eastAsia="Calibri"/>
          <w:b/>
          <w:i/>
        </w:rPr>
        <w:t>i</w:t>
      </w:r>
      <w:r w:rsidRPr="007D60D6" w:rsidR="00F66A81">
        <w:rPr>
          <w:rFonts w:ascii="Calibri" w:hAnsi="Calibri" w:eastAsia="Calibri"/>
          <w:b/>
          <w:i/>
        </w:rPr>
        <w:t>n the</w:t>
      </w:r>
      <w:r w:rsidRPr="007D60D6" w:rsidR="00A73E03">
        <w:rPr>
          <w:rFonts w:ascii="Calibri" w:hAnsi="Calibri" w:eastAsia="Calibri"/>
          <w:b/>
          <w:i/>
        </w:rPr>
        <w:t xml:space="preserve"> </w:t>
      </w:r>
      <w:proofErr w:type="spellStart"/>
      <w:r w:rsidRPr="007D60D6" w:rsidR="001508CA">
        <w:rPr>
          <w:rFonts w:ascii="Calibri" w:hAnsi="Calibri" w:eastAsia="Calibri"/>
          <w:b/>
          <w:i/>
        </w:rPr>
        <w:t>THE</w:t>
      </w:r>
      <w:proofErr w:type="spellEnd"/>
      <w:r w:rsidRPr="007D60D6" w:rsidR="001508CA">
        <w:rPr>
          <w:rFonts w:ascii="Calibri" w:hAnsi="Calibri" w:eastAsia="Calibri"/>
          <w:b/>
          <w:i/>
        </w:rPr>
        <w:t xml:space="preserve"> </w:t>
      </w:r>
      <w:r w:rsidRPr="007D60D6" w:rsidR="00047DE9">
        <w:rPr>
          <w:rFonts w:ascii="Calibri" w:hAnsi="Calibri" w:eastAsia="Calibri"/>
          <w:b/>
          <w:i/>
        </w:rPr>
        <w:t>WUR</w:t>
      </w:r>
      <w:r w:rsidRPr="007D60D6" w:rsidR="00C06FFA">
        <w:rPr>
          <w:rFonts w:ascii="Calibri" w:hAnsi="Calibri" w:eastAsia="Calibri"/>
          <w:b/>
          <w:i/>
        </w:rPr>
        <w:t xml:space="preserve"> 202</w:t>
      </w:r>
      <w:r w:rsidRPr="007D60D6" w:rsidR="00777100">
        <w:rPr>
          <w:rFonts w:ascii="Calibri" w:hAnsi="Calibri" w:eastAsia="Calibri"/>
          <w:b/>
          <w:i/>
        </w:rPr>
        <w:t>3</w:t>
      </w:r>
      <w:r w:rsidRPr="007D60D6" w:rsidR="00A67544">
        <w:rPr>
          <w:rFonts w:ascii="Calibri" w:hAnsi="Calibri" w:eastAsia="Calibri"/>
          <w:b/>
          <w:i/>
        </w:rPr>
        <w:t xml:space="preserve"> e</w:t>
      </w:r>
      <w:r w:rsidRPr="007D60D6" w:rsidR="00742A17">
        <w:rPr>
          <w:rFonts w:ascii="Calibri" w:hAnsi="Calibri" w:eastAsia="Calibri"/>
          <w:b/>
          <w:i/>
        </w:rPr>
        <w:t>dition</w:t>
      </w:r>
      <w:r w:rsidRPr="008E08C2" w:rsidR="007A0A62">
        <w:rPr>
          <w:rFonts w:ascii="Calibri" w:hAnsi="Calibri" w:eastAsia="Calibri"/>
          <w:b/>
          <w:i/>
        </w:rPr>
        <w:t xml:space="preserve"> and</w:t>
      </w:r>
      <w:r w:rsidR="008E08C2">
        <w:rPr>
          <w:rFonts w:ascii="Calibri" w:hAnsi="Calibri" w:eastAsia="Calibri"/>
          <w:b/>
          <w:i/>
        </w:rPr>
        <w:t xml:space="preserve"> acknowledge the strong dependence </w:t>
      </w:r>
      <w:r>
        <w:rPr>
          <w:rFonts w:ascii="Calibri" w:hAnsi="Calibri" w:eastAsia="Calibri"/>
          <w:b/>
          <w:i/>
        </w:rPr>
        <w:t>of citations on driving ranking change</w:t>
      </w:r>
      <w:r w:rsidR="00DA7B7B">
        <w:rPr>
          <w:rFonts w:ascii="Calibri" w:hAnsi="Calibri" w:eastAsia="Calibri"/>
          <w:b/>
          <w:i/>
        </w:rPr>
        <w:t>.</w:t>
      </w:r>
    </w:p>
    <w:p w:rsidRPr="00163A6B" w:rsidR="00163A6B" w:rsidP="00163A6B" w:rsidRDefault="00163A6B" w14:paraId="7060CE24" w14:textId="77777777">
      <w:pPr>
        <w:pStyle w:val="ListParagraph"/>
        <w:numPr>
          <w:ilvl w:val="0"/>
          <w:numId w:val="22"/>
        </w:numPr>
        <w:ind w:left="567" w:hanging="207"/>
        <w:jc w:val="both"/>
        <w:rPr>
          <w:b/>
          <w:bCs/>
          <w:i/>
          <w:iCs/>
        </w:rPr>
      </w:pPr>
      <w:r w:rsidRPr="00163A6B">
        <w:rPr>
          <w:b/>
          <w:bCs/>
          <w:i/>
          <w:iCs/>
        </w:rPr>
        <w:t xml:space="preserve">Prioritise and leverage any strategy to improve citations, including recruitment of high-performing researchers and a sustained cultural shift in publishing towards open access. </w:t>
      </w:r>
    </w:p>
    <w:p w:rsidRPr="00BB56B0" w:rsidR="00BB56B0" w:rsidP="00676A5A" w:rsidRDefault="00DA7B7B" w14:paraId="7D2791C5" w14:textId="37A5E5C6">
      <w:pPr>
        <w:pStyle w:val="ListParagraph"/>
        <w:numPr>
          <w:ilvl w:val="0"/>
          <w:numId w:val="22"/>
        </w:numPr>
        <w:ind w:left="567" w:hanging="283"/>
        <w:jc w:val="both"/>
        <w:rPr>
          <w:rFonts w:ascii="Calibri" w:hAnsi="Calibri" w:eastAsia="Calibri"/>
          <w:b/>
          <w:i/>
        </w:rPr>
      </w:pPr>
      <w:r>
        <w:rPr>
          <w:b/>
          <w:bCs/>
          <w:i/>
          <w:iCs/>
        </w:rPr>
        <w:t>Undertake research to understand the low scores across both teaching and research reputation and action program to drive growth</w:t>
      </w:r>
      <w:r w:rsidR="00030560">
        <w:rPr>
          <w:b/>
          <w:bCs/>
          <w:i/>
          <w:iCs/>
        </w:rPr>
        <w:t xml:space="preserve"> (subject of </w:t>
      </w:r>
      <w:r w:rsidR="00572AAE">
        <w:rPr>
          <w:b/>
          <w:bCs/>
          <w:i/>
          <w:iCs/>
        </w:rPr>
        <w:t>adjacent</w:t>
      </w:r>
      <w:r w:rsidR="00030560">
        <w:rPr>
          <w:b/>
          <w:bCs/>
          <w:i/>
          <w:iCs/>
        </w:rPr>
        <w:t xml:space="preserve"> EC paper)</w:t>
      </w:r>
      <w:r w:rsidR="00BB56B0">
        <w:rPr>
          <w:b/>
          <w:bCs/>
          <w:i/>
          <w:iCs/>
        </w:rPr>
        <w:t>.</w:t>
      </w:r>
    </w:p>
    <w:p w:rsidRPr="00BC6688" w:rsidR="0012344F" w:rsidP="006755E7" w:rsidRDefault="00E85F89" w14:paraId="7E753554" w14:textId="582E64FD">
      <w:pPr>
        <w:pStyle w:val="Heading1"/>
        <w:spacing w:before="240"/>
        <w:jc w:val="both"/>
      </w:pPr>
      <w:commentRangeStart w:id="0"/>
      <w:commentRangeStart w:id="1"/>
      <w:r>
        <w:t>Executive Summary</w:t>
      </w:r>
      <w:commentRangeEnd w:id="0"/>
      <w:r w:rsidR="00EA0887">
        <w:rPr>
          <w:rStyle w:val="CommentReference"/>
          <w:b w:val="0"/>
          <w:bCs w:val="0"/>
          <w:smallCaps w:val="0"/>
        </w:rPr>
        <w:commentReference w:id="0"/>
      </w:r>
      <w:commentRangeEnd w:id="1"/>
      <w:r w:rsidR="00C97DF6">
        <w:rPr>
          <w:rStyle w:val="CommentReference"/>
          <w:b w:val="0"/>
          <w:bCs w:val="0"/>
          <w:smallCaps w:val="0"/>
        </w:rPr>
        <w:commentReference w:id="1"/>
      </w:r>
    </w:p>
    <w:p w:rsidRPr="00C97DF6" w:rsidR="007D3CF8" w:rsidP="006755E7" w:rsidRDefault="005E67B9" w14:paraId="379FF1D2" w14:textId="749EA401">
      <w:pPr>
        <w:spacing w:before="0" w:after="0"/>
        <w:jc w:val="both"/>
      </w:pPr>
      <w:r w:rsidRPr="00D80665">
        <w:t xml:space="preserve">This </w:t>
      </w:r>
      <w:r w:rsidRPr="00D80665" w:rsidR="003B3128">
        <w:t>report</w:t>
      </w:r>
      <w:r w:rsidRPr="00D80665">
        <w:t xml:space="preserve"> provide</w:t>
      </w:r>
      <w:r w:rsidRPr="00D80665" w:rsidR="00E85F89">
        <w:t xml:space="preserve">s </w:t>
      </w:r>
      <w:r w:rsidRPr="00D80665">
        <w:t xml:space="preserve">an update on the performance of </w:t>
      </w:r>
      <w:r w:rsidRPr="00D80665" w:rsidR="00663C83">
        <w:t xml:space="preserve">the University </w:t>
      </w:r>
      <w:r w:rsidRPr="00D80665">
        <w:t xml:space="preserve">and </w:t>
      </w:r>
      <w:r w:rsidRPr="00D80665" w:rsidR="00663C83">
        <w:t xml:space="preserve">other </w:t>
      </w:r>
      <w:r w:rsidRPr="00D80665">
        <w:t>A</w:t>
      </w:r>
      <w:r w:rsidRPr="00D80665" w:rsidR="00272FED">
        <w:t xml:space="preserve">ustralian universities in the </w:t>
      </w:r>
      <w:r w:rsidRPr="00D80665" w:rsidR="00466A7B">
        <w:t>202</w:t>
      </w:r>
      <w:r w:rsidRPr="00D80665" w:rsidR="00D80665">
        <w:t>3</w:t>
      </w:r>
      <w:r w:rsidRPr="00D80665" w:rsidR="003B6266">
        <w:t xml:space="preserve"> edition</w:t>
      </w:r>
      <w:r w:rsidRPr="00D80665" w:rsidR="00B86742">
        <w:t xml:space="preserve"> of the Times Higher Education (THE) World University Rankings (</w:t>
      </w:r>
      <w:r w:rsidRPr="00D80665" w:rsidR="00E76E78">
        <w:t>WUR</w:t>
      </w:r>
      <w:r w:rsidRPr="00D80665" w:rsidR="00B86742">
        <w:t>)</w:t>
      </w:r>
      <w:r w:rsidR="00735869">
        <w:t xml:space="preserve">. </w:t>
      </w:r>
      <w:r w:rsidRPr="007D3CF8" w:rsidR="003F1A13">
        <w:rPr>
          <w:b/>
          <w:bCs/>
        </w:rPr>
        <w:t>T</w:t>
      </w:r>
      <w:r w:rsidRPr="007D3CF8" w:rsidR="00D51B8F">
        <w:rPr>
          <w:b/>
          <w:bCs/>
        </w:rPr>
        <w:t xml:space="preserve">he University </w:t>
      </w:r>
      <w:r w:rsidRPr="007D3CF8" w:rsidR="00453855">
        <w:rPr>
          <w:b/>
          <w:bCs/>
        </w:rPr>
        <w:t>moved up one band</w:t>
      </w:r>
      <w:r w:rsidRPr="007D3CF8" w:rsidR="003F1A13">
        <w:rPr>
          <w:b/>
          <w:bCs/>
        </w:rPr>
        <w:t xml:space="preserve"> </w:t>
      </w:r>
      <w:r w:rsidRPr="007D3CF8" w:rsidR="00F13193">
        <w:rPr>
          <w:b/>
          <w:bCs/>
        </w:rPr>
        <w:t>from</w:t>
      </w:r>
      <w:r w:rsidRPr="007D3CF8" w:rsidR="00DA1C45">
        <w:rPr>
          <w:b/>
          <w:bCs/>
        </w:rPr>
        <w:t xml:space="preserve"> </w:t>
      </w:r>
      <w:r w:rsidRPr="007D3CF8" w:rsidR="00BC4DAA">
        <w:rPr>
          <w:b/>
          <w:bCs/>
        </w:rPr>
        <w:t>251-</w:t>
      </w:r>
      <w:r w:rsidRPr="007D3CF8" w:rsidR="00984E69">
        <w:rPr>
          <w:b/>
          <w:bCs/>
        </w:rPr>
        <w:t>3</w:t>
      </w:r>
      <w:r w:rsidRPr="007D3CF8" w:rsidR="00BC4DAA">
        <w:rPr>
          <w:b/>
          <w:bCs/>
        </w:rPr>
        <w:t xml:space="preserve">00 </w:t>
      </w:r>
      <w:r w:rsidRPr="007D3CF8" w:rsidR="00F13193">
        <w:rPr>
          <w:b/>
          <w:bCs/>
        </w:rPr>
        <w:t>to 201-250</w:t>
      </w:r>
      <w:r w:rsidRPr="007D3CF8" w:rsidR="009F22D5">
        <w:rPr>
          <w:b/>
          <w:bCs/>
        </w:rPr>
        <w:t xml:space="preserve">. </w:t>
      </w:r>
      <w:r w:rsidR="009C71D7">
        <w:t>The pillar scores for Teaching, Research and Citations have increased</w:t>
      </w:r>
      <w:r w:rsidR="00FA4FD3">
        <w:t xml:space="preserve"> slightly</w:t>
      </w:r>
      <w:r w:rsidR="009C71D7">
        <w:t xml:space="preserve"> since the 2022 release </w:t>
      </w:r>
      <w:r w:rsidR="00FA4FD3">
        <w:t>which has driven</w:t>
      </w:r>
      <w:r w:rsidR="009C71D7">
        <w:t xml:space="preserve"> the ranking increase.</w:t>
      </w:r>
      <w:r w:rsidR="006170C5">
        <w:t xml:space="preserve"> </w:t>
      </w:r>
      <w:r w:rsidR="00B97998">
        <w:t>Universities that</w:t>
      </w:r>
      <w:r w:rsidR="00592373">
        <w:t xml:space="preserve"> have</w:t>
      </w:r>
      <w:r w:rsidR="00B97998">
        <w:t xml:space="preserve"> achieve</w:t>
      </w:r>
      <w:r w:rsidR="00592373">
        <w:t>d rapid and</w:t>
      </w:r>
      <w:r w:rsidR="00B97998">
        <w:t xml:space="preserve"> significant ranking growth used </w:t>
      </w:r>
      <w:r w:rsidR="00803EE5">
        <w:t>increased c</w:t>
      </w:r>
      <w:r w:rsidR="00B97998">
        <w:t>itations as the</w:t>
      </w:r>
      <w:r w:rsidR="00F42F2D">
        <w:t xml:space="preserve"> main driver </w:t>
      </w:r>
      <w:r w:rsidR="005E0354">
        <w:t>for</w:t>
      </w:r>
      <w:r w:rsidR="00F42F2D">
        <w:t xml:space="preserve"> improvement</w:t>
      </w:r>
      <w:r w:rsidR="00B97998">
        <w:t>.</w:t>
      </w:r>
      <w:r w:rsidR="005E0354">
        <w:t xml:space="preserve"> </w:t>
      </w:r>
      <w:r w:rsidR="007D560D">
        <w:t xml:space="preserve">Further strategies to deliver high-quality </w:t>
      </w:r>
      <w:r w:rsidR="00CC4D9D">
        <w:t xml:space="preserve">research through </w:t>
      </w:r>
      <w:r w:rsidR="00D658E4">
        <w:t>targeted recruitment of high performing academics</w:t>
      </w:r>
      <w:r w:rsidR="00EC1451">
        <w:t>, with</w:t>
      </w:r>
      <w:r w:rsidR="007D560D">
        <w:t xml:space="preserve"> increased international and industry collaboration</w:t>
      </w:r>
      <w:r w:rsidR="00080DB2">
        <w:t>,</w:t>
      </w:r>
      <w:r w:rsidR="00EC1451">
        <w:t xml:space="preserve"> and new cultural shifts in publications strategies</w:t>
      </w:r>
      <w:r w:rsidR="00CC4D9D">
        <w:t xml:space="preserve"> will deliver strong </w:t>
      </w:r>
      <w:r w:rsidR="00EC1451">
        <w:t xml:space="preserve">citations and thus </w:t>
      </w:r>
      <w:r w:rsidR="00CC4D9D">
        <w:t>ranking</w:t>
      </w:r>
      <w:r w:rsidR="007D560D">
        <w:t xml:space="preserve"> </w:t>
      </w:r>
      <w:r w:rsidR="00CC4D9D">
        <w:t>growth in the coming years.</w:t>
      </w:r>
      <w:r w:rsidR="00F42F2D">
        <w:t xml:space="preserve"> </w:t>
      </w:r>
      <w:r w:rsidR="005C28BC">
        <w:t>Achieving and then m</w:t>
      </w:r>
      <w:r w:rsidR="003C5D3B">
        <w:t xml:space="preserve">aintaining </w:t>
      </w:r>
      <w:r w:rsidR="006C7BAB">
        <w:t>a top</w:t>
      </w:r>
      <w:r w:rsidR="00DA3CEB">
        <w:t>-2</w:t>
      </w:r>
      <w:r w:rsidR="006C7BAB">
        <w:t>00 ranking</w:t>
      </w:r>
      <w:r w:rsidR="00887183">
        <w:t xml:space="preserve"> is important</w:t>
      </w:r>
      <w:r w:rsidR="00570523">
        <w:t xml:space="preserve"> for the Universities reputation</w:t>
      </w:r>
      <w:r w:rsidR="00887183">
        <w:t xml:space="preserve"> in a hyper-competitive </w:t>
      </w:r>
      <w:r w:rsidR="005C28BC">
        <w:t xml:space="preserve">international student market. </w:t>
      </w:r>
      <w:r w:rsidR="00DA3CEB">
        <w:t xml:space="preserve"> </w:t>
      </w:r>
      <w:r w:rsidR="00760B81">
        <w:t>Currently the scores for teaching and research reputation</w:t>
      </w:r>
      <w:r w:rsidR="008E5FD9">
        <w:t xml:space="preserve"> for the University of Newcastle</w:t>
      </w:r>
      <w:r w:rsidR="00760B81">
        <w:t xml:space="preserve"> are some of the lowest among the non-Go8 universities. Understanding</w:t>
      </w:r>
      <w:r w:rsidR="00681108">
        <w:t xml:space="preserve"> and delivering </w:t>
      </w:r>
      <w:r w:rsidR="00C13EBF">
        <w:t>improvements</w:t>
      </w:r>
      <w:r w:rsidR="00681108">
        <w:t xml:space="preserve"> in these scores would deliver </w:t>
      </w:r>
      <w:r w:rsidR="00710337">
        <w:t xml:space="preserve">ranking growth in the coming years (and is the subject of an incoming EC paper). </w:t>
      </w:r>
    </w:p>
    <w:p w:rsidRPr="00BC6688" w:rsidR="0012344F" w:rsidP="006755E7" w:rsidRDefault="0012344F" w14:paraId="1B1F13C5" w14:textId="0090D8E1">
      <w:pPr>
        <w:pStyle w:val="Heading1"/>
        <w:spacing w:before="240"/>
        <w:jc w:val="both"/>
      </w:pPr>
      <w:r w:rsidRPr="00BC6688">
        <w:t>Background</w:t>
      </w:r>
    </w:p>
    <w:p w:rsidR="00040BB2" w:rsidP="006755E7" w:rsidRDefault="0054562E" w14:paraId="6B84C953" w14:textId="1893AD9D">
      <w:pPr>
        <w:spacing w:before="0" w:after="0"/>
        <w:jc w:val="both"/>
      </w:pPr>
      <w:r w:rsidRPr="004F1E1C">
        <w:t xml:space="preserve">The </w:t>
      </w:r>
      <w:r w:rsidRPr="004F1E1C" w:rsidR="00C132A3">
        <w:t>Times Higher Education World University Ranking</w:t>
      </w:r>
      <w:r w:rsidRPr="004F1E1C">
        <w:t xml:space="preserve"> </w:t>
      </w:r>
      <w:r w:rsidRPr="004F1E1C" w:rsidR="002B16E1">
        <w:t>evaluates</w:t>
      </w:r>
      <w:r w:rsidRPr="004F1E1C">
        <w:t xml:space="preserve"> universities across </w:t>
      </w:r>
      <w:r w:rsidRPr="004F1E1C" w:rsidR="0089724B">
        <w:t>core ac</w:t>
      </w:r>
      <w:r w:rsidRPr="004F1E1C" w:rsidR="00E45BE9">
        <w:t xml:space="preserve">tivities such as </w:t>
      </w:r>
      <w:r w:rsidRPr="004F1E1C">
        <w:t>teaching, research, knowledge transfer and international outlook.</w:t>
      </w:r>
      <w:r w:rsidRPr="004F1E1C" w:rsidR="00D75302">
        <w:t xml:space="preserve"> It</w:t>
      </w:r>
      <w:r w:rsidRPr="004F1E1C">
        <w:t xml:space="preserve"> </w:t>
      </w:r>
      <w:r w:rsidRPr="004F1E1C" w:rsidR="00B01EB5">
        <w:t>uses</w:t>
      </w:r>
      <w:r w:rsidRPr="004F1E1C">
        <w:t xml:space="preserve"> 13 calibrated performance </w:t>
      </w:r>
      <w:r w:rsidRPr="004F1E1C" w:rsidR="000132E8">
        <w:t>metrics</w:t>
      </w:r>
      <w:r w:rsidRPr="004F1E1C">
        <w:t xml:space="preserve"> to provide comprehensive and balanced comparisons, trusted by students, academics, university leaders, industry</w:t>
      </w:r>
      <w:r w:rsidRPr="004F1E1C" w:rsidR="00B22A93">
        <w:t>,</w:t>
      </w:r>
      <w:r w:rsidRPr="004F1E1C">
        <w:t xml:space="preserve"> and governments.</w:t>
      </w:r>
      <w:r w:rsidRPr="004F1E1C" w:rsidR="000E0E26">
        <w:t xml:space="preserve"> These 13 </w:t>
      </w:r>
      <w:r w:rsidRPr="004F1E1C" w:rsidR="004F1E1C">
        <w:t>metrics</w:t>
      </w:r>
      <w:r w:rsidRPr="004F1E1C" w:rsidR="000E0E26">
        <w:t xml:space="preserve"> are </w:t>
      </w:r>
      <w:r w:rsidRPr="004F1E1C" w:rsidR="00371E52">
        <w:t xml:space="preserve">grouped into five </w:t>
      </w:r>
      <w:r w:rsidR="008D088D">
        <w:t>pillars</w:t>
      </w:r>
      <w:r w:rsidR="00C607A8">
        <w:t xml:space="preserve"> (previously called indicators)</w:t>
      </w:r>
      <w:r w:rsidRPr="004F1E1C" w:rsidR="00167DC4">
        <w:t>:</w:t>
      </w:r>
      <w:r w:rsidRPr="004F1E1C" w:rsidR="00371E52">
        <w:t xml:space="preserve"> </w:t>
      </w:r>
      <w:r w:rsidRPr="004F1E1C" w:rsidR="00167DC4">
        <w:t>Teaching (the learning environment); Research (volume, income</w:t>
      </w:r>
      <w:r w:rsidRPr="004F1E1C" w:rsidR="00B22A93">
        <w:t>,</w:t>
      </w:r>
      <w:r w:rsidRPr="004F1E1C" w:rsidR="00167DC4">
        <w:t xml:space="preserve"> and reputation); Citations (research influence); International </w:t>
      </w:r>
      <w:r w:rsidRPr="004F1E1C" w:rsidR="004F1E1C">
        <w:t>O</w:t>
      </w:r>
      <w:r w:rsidRPr="004F1E1C" w:rsidR="00167DC4">
        <w:t xml:space="preserve">utlook (staff, </w:t>
      </w:r>
      <w:proofErr w:type="gramStart"/>
      <w:r w:rsidRPr="004F1E1C" w:rsidR="00167DC4">
        <w:t>students</w:t>
      </w:r>
      <w:proofErr w:type="gramEnd"/>
      <w:r w:rsidRPr="004F1E1C" w:rsidR="00167DC4">
        <w:t xml:space="preserve"> and research); and Industry Income (knowledge transfer)</w:t>
      </w:r>
      <w:r w:rsidRPr="004F1E1C" w:rsidR="00182337">
        <w:t>.</w:t>
      </w:r>
      <w:r w:rsidRPr="004F1E1C" w:rsidR="008A3AA5">
        <w:t xml:space="preserve"> </w:t>
      </w:r>
      <w:r w:rsidR="00C94B15">
        <w:t xml:space="preserve">See </w:t>
      </w:r>
      <w:r w:rsidRPr="00694CBD" w:rsidR="00C94B15">
        <w:rPr>
          <w:b/>
        </w:rPr>
        <w:t>Appendix A</w:t>
      </w:r>
      <w:r w:rsidR="00C94B15">
        <w:t xml:space="preserve"> for a full </w:t>
      </w:r>
      <w:r w:rsidR="00673154">
        <w:t>outline</w:t>
      </w:r>
      <w:r w:rsidR="00C94B15">
        <w:t xml:space="preserve"> of the methodology</w:t>
      </w:r>
      <w:r w:rsidR="00436AF1">
        <w:t xml:space="preserve"> including a breakdown of the pillars and metrics</w:t>
      </w:r>
      <w:r w:rsidR="00C94B15">
        <w:t xml:space="preserve">. </w:t>
      </w:r>
    </w:p>
    <w:p w:rsidRPr="001A3AB8" w:rsidR="00E734F5" w:rsidP="001A3AB8" w:rsidRDefault="0012344F" w14:paraId="3823872A" w14:textId="7AC37DBB">
      <w:pPr>
        <w:pStyle w:val="Heading1"/>
        <w:spacing w:before="240"/>
        <w:jc w:val="both"/>
        <w:rPr>
          <w:rStyle w:val="Strong"/>
          <w:b/>
        </w:rPr>
      </w:pPr>
      <w:r w:rsidRPr="00BC6688">
        <w:t>Matters for Noting and/or Discussion</w:t>
      </w:r>
    </w:p>
    <w:p w:rsidR="00B269FE" w:rsidP="006706AD" w:rsidRDefault="00F50785" w14:paraId="2AC98BE7" w14:textId="33E85DA2">
      <w:pPr>
        <w:spacing w:before="120" w:after="120"/>
        <w:contextualSpacing/>
        <w:jc w:val="both"/>
        <w:rPr>
          <w:rStyle w:val="Strong"/>
        </w:rPr>
      </w:pPr>
      <w:commentRangeStart w:id="2"/>
      <w:r>
        <w:rPr>
          <w:rStyle w:val="Strong"/>
        </w:rPr>
        <w:t>Statistical</w:t>
      </w:r>
      <w:commentRangeEnd w:id="2"/>
      <w:r w:rsidR="00E06243">
        <w:rPr>
          <w:rStyle w:val="CommentReference"/>
        </w:rPr>
        <w:commentReference w:id="2"/>
      </w:r>
      <w:r>
        <w:rPr>
          <w:rStyle w:val="Strong"/>
        </w:rPr>
        <w:t xml:space="preserve"> Analysis</w:t>
      </w:r>
    </w:p>
    <w:p w:rsidR="00291680" w:rsidP="00F9139E" w:rsidRDefault="001B368D" w14:paraId="3B4C0F4D" w14:textId="098D529C">
      <w:pPr>
        <w:jc w:val="both"/>
      </w:pPr>
      <w:r w:rsidRPr="00E23FF8">
        <w:rPr>
          <w:rStyle w:val="Strong"/>
          <w:i/>
          <w:iCs/>
        </w:rPr>
        <w:t>Figure 1</w:t>
      </w:r>
      <w:r>
        <w:rPr>
          <w:rStyle w:val="Strong"/>
          <w:b w:val="0"/>
          <w:bCs/>
        </w:rPr>
        <w:t xml:space="preserve"> below</w:t>
      </w:r>
      <w:r w:rsidR="0019394C">
        <w:rPr>
          <w:rStyle w:val="Strong"/>
          <w:b w:val="0"/>
          <w:bCs/>
        </w:rPr>
        <w:t xml:space="preserve"> shows the time-series </w:t>
      </w:r>
      <w:r w:rsidR="00042096">
        <w:rPr>
          <w:rStyle w:val="Strong"/>
          <w:b w:val="0"/>
          <w:bCs/>
        </w:rPr>
        <w:t>of</w:t>
      </w:r>
      <w:r w:rsidR="0019394C">
        <w:rPr>
          <w:rStyle w:val="Strong"/>
          <w:b w:val="0"/>
          <w:bCs/>
        </w:rPr>
        <w:t xml:space="preserve"> the</w:t>
      </w:r>
      <w:r w:rsidR="00E82A57">
        <w:rPr>
          <w:rStyle w:val="Strong"/>
          <w:b w:val="0"/>
          <w:bCs/>
        </w:rPr>
        <w:t xml:space="preserve"> derived rank for the</w:t>
      </w:r>
      <w:r w:rsidR="0019394C">
        <w:rPr>
          <w:rStyle w:val="Strong"/>
          <w:b w:val="0"/>
          <w:bCs/>
        </w:rPr>
        <w:t xml:space="preserve"> University of Newcastle </w:t>
      </w:r>
      <w:r w:rsidR="004347BA">
        <w:rPr>
          <w:rStyle w:val="Strong"/>
          <w:b w:val="0"/>
          <w:bCs/>
        </w:rPr>
        <w:t>from 2016 to 2023 (left)</w:t>
      </w:r>
      <w:r w:rsidR="00E82A57">
        <w:rPr>
          <w:rStyle w:val="Strong"/>
          <w:b w:val="0"/>
          <w:bCs/>
        </w:rPr>
        <w:t xml:space="preserve"> and the </w:t>
      </w:r>
      <w:commentRangeStart w:id="3"/>
      <w:commentRangeStart w:id="4"/>
      <w:commentRangeStart w:id="5"/>
      <w:r w:rsidR="00E82A57">
        <w:rPr>
          <w:rStyle w:val="Strong"/>
          <w:b w:val="0"/>
          <w:bCs/>
        </w:rPr>
        <w:t>pillar</w:t>
      </w:r>
      <w:commentRangeEnd w:id="3"/>
      <w:r w:rsidR="00B059C0">
        <w:rPr>
          <w:rStyle w:val="CommentReference"/>
        </w:rPr>
        <w:commentReference w:id="3"/>
      </w:r>
      <w:commentRangeEnd w:id="4"/>
      <w:r w:rsidR="00C530A9">
        <w:rPr>
          <w:rStyle w:val="CommentReference"/>
        </w:rPr>
        <w:commentReference w:id="4"/>
      </w:r>
      <w:commentRangeEnd w:id="5"/>
      <w:r w:rsidR="00262F6A">
        <w:rPr>
          <w:rStyle w:val="CommentReference"/>
        </w:rPr>
        <w:commentReference w:id="5"/>
      </w:r>
      <w:r w:rsidR="00E82A57">
        <w:rPr>
          <w:rStyle w:val="Strong"/>
          <w:b w:val="0"/>
          <w:bCs/>
        </w:rPr>
        <w:t xml:space="preserve"> scores</w:t>
      </w:r>
      <w:r w:rsidR="006C3FF1">
        <w:rPr>
          <w:rStyle w:val="Strong"/>
          <w:b w:val="0"/>
          <w:bCs/>
        </w:rPr>
        <w:t xml:space="preserve"> (right)</w:t>
      </w:r>
      <w:r w:rsidR="004347BA">
        <w:rPr>
          <w:rStyle w:val="Strong"/>
          <w:b w:val="0"/>
          <w:bCs/>
        </w:rPr>
        <w:t xml:space="preserve">. </w:t>
      </w:r>
      <w:r w:rsidR="006D408B">
        <w:t xml:space="preserve">The University of Newcastle has an average rank of 280 (from 2017-2023) and the expected variation around this value is </w:t>
      </w:r>
      <w:r w:rsidR="00B26B51">
        <w:rPr>
          <w:rFonts w:ascii="Symbol" w:hAnsi="Symbol" w:eastAsia="Symbol" w:cs="Symbol"/>
        </w:rPr>
        <w:t>±</w:t>
      </w:r>
      <w:r w:rsidR="006D408B">
        <w:t>41 ranks</w:t>
      </w:r>
      <w:r w:rsidR="001B4CE2">
        <w:t xml:space="preserve"> based on the average standard deviation in </w:t>
      </w:r>
      <w:r w:rsidR="006B5533">
        <w:t>the</w:t>
      </w:r>
      <w:r w:rsidR="00EA20FD">
        <w:t>ir</w:t>
      </w:r>
      <w:r w:rsidR="006B5533">
        <w:t xml:space="preserve"> </w:t>
      </w:r>
      <w:r w:rsidR="00024CB2">
        <w:t>ten-rank band</w:t>
      </w:r>
      <w:r w:rsidR="006D408B">
        <w:t>. In comparison, a university with a rank of 30 (</w:t>
      </w:r>
      <w:r w:rsidR="008B1BE6">
        <w:t>e.g.,</w:t>
      </w:r>
      <w:r w:rsidR="006D408B">
        <w:t xml:space="preserve"> University</w:t>
      </w:r>
      <w:r w:rsidR="00291680">
        <w:t xml:space="preserve"> of Melbourne</w:t>
      </w:r>
      <w:r w:rsidR="006D408B">
        <w:t xml:space="preserve">) would only </w:t>
      </w:r>
      <w:r w:rsidR="001C23B9">
        <w:t>vary</w:t>
      </w:r>
      <w:r w:rsidR="006D408B">
        <w:t xml:space="preserve"> </w:t>
      </w:r>
      <w:r w:rsidR="008059D4">
        <w:t>by</w:t>
      </w:r>
      <w:r w:rsidR="006D408B">
        <w:t xml:space="preserve"> 3 ranks per year</w:t>
      </w:r>
      <w:r w:rsidR="001733A3">
        <w:t xml:space="preserve">, unless significant </w:t>
      </w:r>
      <w:r w:rsidR="005C48F4">
        <w:t>change</w:t>
      </w:r>
      <w:r w:rsidR="005956CC">
        <w:t xml:space="preserve"> has taken place</w:t>
      </w:r>
      <w:r w:rsidR="006D408B">
        <w:t xml:space="preserve">. </w:t>
      </w:r>
    </w:p>
    <w:p w:rsidR="00291680" w:rsidP="00F9139E" w:rsidRDefault="00291680" w14:paraId="0B865257" w14:textId="77777777">
      <w:pPr>
        <w:jc w:val="both"/>
      </w:pPr>
    </w:p>
    <w:p w:rsidR="00F9139E" w:rsidP="00F9139E" w:rsidRDefault="00BD67BD" w14:paraId="2535C0BA" w14:textId="6795BA4E">
      <w:pPr>
        <w:jc w:val="both"/>
      </w:pPr>
      <w:r>
        <w:t>For the University of Newcastle</w:t>
      </w:r>
      <w:r w:rsidR="000954DF">
        <w:t>,</w:t>
      </w:r>
      <w:r>
        <w:t xml:space="preserve"> a</w:t>
      </w:r>
      <w:r w:rsidR="00F9139E">
        <w:t>lthough four consecutive rises in rank have been observed (2019-2023)</w:t>
      </w:r>
      <w:r w:rsidR="002D58EA">
        <w:t>,</w:t>
      </w:r>
      <w:r w:rsidR="00F9139E">
        <w:t xml:space="preserve"> the variations are in-line with the expected volatility</w:t>
      </w:r>
      <w:r w:rsidR="00F67D9F">
        <w:t xml:space="preserve"> (</w:t>
      </w:r>
      <w:r w:rsidR="00F67D9F">
        <w:rPr>
          <w:rFonts w:ascii="Symbol" w:hAnsi="Symbol" w:eastAsia="Symbol" w:cs="Symbol"/>
        </w:rPr>
        <w:t>±</w:t>
      </w:r>
      <w:r w:rsidR="00F67D9F">
        <w:t>41)</w:t>
      </w:r>
      <w:r w:rsidR="00F9139E">
        <w:t xml:space="preserve"> at this </w:t>
      </w:r>
      <w:r w:rsidR="00920C06">
        <w:t xml:space="preserve">average </w:t>
      </w:r>
      <w:r w:rsidR="00F9139E">
        <w:t>rank</w:t>
      </w:r>
      <w:r w:rsidR="00425522">
        <w:t xml:space="preserve"> (shaded region </w:t>
      </w:r>
      <w:r w:rsidRPr="00497759" w:rsidR="00425522">
        <w:rPr>
          <w:b/>
          <w:bCs/>
          <w:i/>
          <w:iCs/>
        </w:rPr>
        <w:t>Figure 1</w:t>
      </w:r>
      <w:r w:rsidR="00425522">
        <w:t>)</w:t>
      </w:r>
      <w:r w:rsidR="00F9139E">
        <w:t xml:space="preserve">. </w:t>
      </w:r>
      <w:r w:rsidRPr="00D15E38" w:rsidR="00CF2B8B">
        <w:rPr>
          <w:b/>
          <w:bCs/>
        </w:rPr>
        <w:t>A further positive result next year outside the expected volatility range would give a statistically significant increase in ranking for the University</w:t>
      </w:r>
      <w:r w:rsidR="000954DF">
        <w:rPr>
          <w:b/>
          <w:bCs/>
        </w:rPr>
        <w:t xml:space="preserve"> </w:t>
      </w:r>
      <w:r w:rsidR="00D27665">
        <w:rPr>
          <w:b/>
          <w:bCs/>
        </w:rPr>
        <w:t xml:space="preserve">in terms of a </w:t>
      </w:r>
      <w:r w:rsidR="000954DF">
        <w:rPr>
          <w:b/>
          <w:bCs/>
        </w:rPr>
        <w:t>strong upward trajectory</w:t>
      </w:r>
      <w:r w:rsidRPr="00D15E38" w:rsidR="00CF2B8B">
        <w:rPr>
          <w:b/>
          <w:bCs/>
        </w:rPr>
        <w:t>.</w:t>
      </w:r>
      <w:r w:rsidR="00CF2B8B">
        <w:t xml:space="preserve">  </w:t>
      </w:r>
    </w:p>
    <w:p w:rsidR="00F50785" w:rsidP="006706AD" w:rsidRDefault="00F50785" w14:paraId="745CF0F5" w14:textId="1A2F54EC">
      <w:pPr>
        <w:spacing w:before="120" w:after="120"/>
        <w:contextualSpacing/>
        <w:jc w:val="both"/>
        <w:rPr>
          <w:rStyle w:val="Strong"/>
          <w:b w:val="0"/>
          <w:bCs/>
        </w:rPr>
      </w:pPr>
    </w:p>
    <w:p w:rsidR="00CF2B8B" w:rsidP="00CF2B8B" w:rsidRDefault="004347BA" w14:paraId="5746E93E" w14:textId="77777777">
      <w:pPr>
        <w:keepNext/>
        <w:spacing w:before="120" w:after="120"/>
        <w:jc w:val="both"/>
      </w:pPr>
      <w:r>
        <w:rPr>
          <w:b/>
          <w:bCs/>
          <w:noProof/>
        </w:rPr>
        <w:drawing>
          <wp:inline distT="0" distB="0" distL="0" distR="0" wp14:anchorId="4F95265B" wp14:editId="7245914F">
            <wp:extent cx="6123305" cy="16465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5">
                      <a:extLst>
                        <a:ext uri="{28A0092B-C50C-407E-A947-70E740481C1C}">
                          <a14:useLocalDpi xmlns:a14="http://schemas.microsoft.com/office/drawing/2010/main" val="0"/>
                        </a:ext>
                      </a:extLst>
                    </a:blip>
                    <a:srcRect t="10370"/>
                    <a:stretch/>
                  </pic:blipFill>
                  <pic:spPr bwMode="auto">
                    <a:xfrm>
                      <a:off x="0" y="0"/>
                      <a:ext cx="6123305" cy="1646555"/>
                    </a:xfrm>
                    <a:prstGeom prst="rect">
                      <a:avLst/>
                    </a:prstGeom>
                    <a:ln>
                      <a:noFill/>
                    </a:ln>
                    <a:extLst>
                      <a:ext uri="{53640926-AAD7-44D8-BBD7-CCE9431645EC}">
                        <a14:shadowObscured xmlns:a14="http://schemas.microsoft.com/office/drawing/2010/main"/>
                      </a:ext>
                    </a:extLst>
                  </pic:spPr>
                </pic:pic>
              </a:graphicData>
            </a:graphic>
          </wp:inline>
        </w:drawing>
      </w:r>
    </w:p>
    <w:p w:rsidRPr="001B368D" w:rsidR="004347BA" w:rsidP="00CF2B8B" w:rsidRDefault="00CF2B8B" w14:paraId="48CA5823" w14:textId="55801960">
      <w:pPr>
        <w:pStyle w:val="Caption"/>
        <w:jc w:val="both"/>
        <w:rPr>
          <w:rStyle w:val="Strong"/>
          <w:b w:val="0"/>
          <w:bCs/>
        </w:rPr>
      </w:pPr>
      <w:r w:rsidRPr="004C65C0">
        <w:rPr>
          <w:b/>
          <w:bCs/>
        </w:rPr>
        <w:t xml:space="preserve">Figure </w:t>
      </w:r>
      <w:r w:rsidRPr="004C65C0">
        <w:rPr>
          <w:b/>
          <w:bCs/>
        </w:rPr>
        <w:fldChar w:fldCharType="begin"/>
      </w:r>
      <w:r w:rsidRPr="004C65C0">
        <w:rPr>
          <w:b/>
          <w:bCs/>
        </w:rPr>
        <w:instrText xml:space="preserve"> SEQ Figure \* ARABIC </w:instrText>
      </w:r>
      <w:r w:rsidRPr="004C65C0">
        <w:rPr>
          <w:b/>
          <w:bCs/>
        </w:rPr>
        <w:fldChar w:fldCharType="separate"/>
      </w:r>
      <w:r w:rsidR="001712ED">
        <w:rPr>
          <w:b/>
          <w:bCs/>
          <w:noProof/>
        </w:rPr>
        <w:t>1</w:t>
      </w:r>
      <w:r w:rsidRPr="004C65C0">
        <w:rPr>
          <w:b/>
          <w:bCs/>
        </w:rPr>
        <w:fldChar w:fldCharType="end"/>
      </w:r>
      <w:r w:rsidRPr="004C65C0">
        <w:rPr>
          <w:b/>
          <w:bCs/>
        </w:rPr>
        <w:t>:</w:t>
      </w:r>
      <w:r>
        <w:t xml:space="preserve"> </w:t>
      </w:r>
      <w:r w:rsidRPr="004C65C0" w:rsidR="004C65C0">
        <w:rPr>
          <w:b/>
          <w:bCs/>
        </w:rPr>
        <w:t>University of Newcastle Rank and Pillar scores</w:t>
      </w:r>
      <w:r w:rsidR="004C65C0">
        <w:t xml:space="preserve">. </w:t>
      </w:r>
      <w:r>
        <w:t>(</w:t>
      </w:r>
      <w:r w:rsidR="004C65C0">
        <w:t>L</w:t>
      </w:r>
      <w:r>
        <w:t xml:space="preserve">eft) Derived rank for the University of Newcastle (blue), including average rank (orange dash), best fit (green line) and expected volatility range (shaded region). </w:t>
      </w:r>
      <w:r w:rsidR="004C65C0">
        <w:t>(Right)</w:t>
      </w:r>
      <w:r>
        <w:t xml:space="preserve"> </w:t>
      </w:r>
      <w:r w:rsidR="004C65C0">
        <w:t>T</w:t>
      </w:r>
      <w:r>
        <w:t xml:space="preserve">he pillar scores </w:t>
      </w:r>
      <w:r w:rsidR="00F24A99">
        <w:t>versus time</w:t>
      </w:r>
      <w:r>
        <w:t xml:space="preserve"> with the</w:t>
      </w:r>
      <w:r w:rsidR="00512A78">
        <w:t xml:space="preserve"> given</w:t>
      </w:r>
      <w:r w:rsidR="00675642">
        <w:t xml:space="preserve"> pillar</w:t>
      </w:r>
      <w:r>
        <w:t xml:space="preserve"> </w:t>
      </w:r>
      <w:r w:rsidR="00BF4CFA">
        <w:t>weighting</w:t>
      </w:r>
      <w:r w:rsidR="00675642">
        <w:t xml:space="preserve"> shown in the legend</w:t>
      </w:r>
      <w:r w:rsidR="00BF4CFA">
        <w:t xml:space="preserve"> </w:t>
      </w:r>
      <w:r w:rsidR="00324FD3">
        <w:t>as</w:t>
      </w:r>
      <w:r w:rsidR="008B0CB7">
        <w:t xml:space="preserve"> a</w:t>
      </w:r>
      <w:r w:rsidR="00324FD3">
        <w:t xml:space="preserve"> percentage of the</w:t>
      </w:r>
      <w:r w:rsidR="00BF4CFA">
        <w:t xml:space="preserve"> final score. </w:t>
      </w:r>
      <w:r>
        <w:t xml:space="preserve"> </w:t>
      </w:r>
    </w:p>
    <w:p w:rsidRPr="005956CC" w:rsidR="005956CC" w:rsidP="00920C06" w:rsidRDefault="00DC4D40" w14:paraId="621EA12F" w14:textId="102528B9">
      <w:pPr>
        <w:autoSpaceDE/>
        <w:autoSpaceDN/>
        <w:adjustRightInd/>
        <w:spacing w:before="0" w:after="160" w:line="259" w:lineRule="auto"/>
        <w:jc w:val="both"/>
        <w:rPr>
          <w:rStyle w:val="Strong"/>
          <w:b w:val="0"/>
          <w:bCs/>
        </w:rPr>
      </w:pPr>
      <w:r>
        <w:rPr>
          <w:rStyle w:val="Strong"/>
          <w:b w:val="0"/>
          <w:bCs/>
        </w:rPr>
        <w:t xml:space="preserve">From the </w:t>
      </w:r>
      <w:r w:rsidR="00B67FBF">
        <w:rPr>
          <w:rStyle w:val="Strong"/>
          <w:b w:val="0"/>
          <w:bCs/>
        </w:rPr>
        <w:t>right-hand</w:t>
      </w:r>
      <w:r>
        <w:rPr>
          <w:rStyle w:val="Strong"/>
          <w:b w:val="0"/>
          <w:bCs/>
        </w:rPr>
        <w:t xml:space="preserve"> plot of </w:t>
      </w:r>
      <w:r w:rsidRPr="00E23FF8">
        <w:rPr>
          <w:rStyle w:val="Strong"/>
          <w:i/>
          <w:iCs/>
        </w:rPr>
        <w:t>Figure 1</w:t>
      </w:r>
      <w:r>
        <w:rPr>
          <w:rStyle w:val="Strong"/>
          <w:b w:val="0"/>
          <w:bCs/>
        </w:rPr>
        <w:t xml:space="preserve"> </w:t>
      </w:r>
      <w:r w:rsidR="0013210B">
        <w:rPr>
          <w:rStyle w:val="Strong"/>
          <w:b w:val="0"/>
          <w:bCs/>
        </w:rPr>
        <w:t>the</w:t>
      </w:r>
      <w:r w:rsidR="00A05F6A">
        <w:rPr>
          <w:rStyle w:val="Strong"/>
          <w:b w:val="0"/>
          <w:bCs/>
        </w:rPr>
        <w:t xml:space="preserve"> scores for both Teaching </w:t>
      </w:r>
      <w:r w:rsidR="00D5060A">
        <w:rPr>
          <w:rStyle w:val="Strong"/>
          <w:b w:val="0"/>
          <w:bCs/>
        </w:rPr>
        <w:t>(+</w:t>
      </w:r>
      <w:ins w:author="Martin Bell" w:date="2022-10-19T16:15:00Z" w:id="6">
        <w:r w:rsidR="00F02B60">
          <w:rPr>
            <w:rStyle w:val="Strong"/>
            <w:b w:val="0"/>
            <w:bCs/>
          </w:rPr>
          <w:t>1</w:t>
        </w:r>
      </w:ins>
      <w:del w:author="Martin Bell" w:date="2022-10-19T16:15:00Z" w:id="7">
        <w:r w:rsidDel="00F02B60" w:rsidR="00D5060A">
          <w:rPr>
            <w:rStyle w:val="Strong"/>
            <w:b w:val="0"/>
            <w:bCs/>
          </w:rPr>
          <w:delText>2</w:delText>
        </w:r>
      </w:del>
      <w:r w:rsidR="00D5060A">
        <w:rPr>
          <w:rStyle w:val="Strong"/>
          <w:b w:val="0"/>
          <w:bCs/>
        </w:rPr>
        <w:t>.9 points)</w:t>
      </w:r>
      <w:r w:rsidR="00A05F6A">
        <w:rPr>
          <w:rStyle w:val="Strong"/>
          <w:b w:val="0"/>
          <w:bCs/>
        </w:rPr>
        <w:t xml:space="preserve"> and Research</w:t>
      </w:r>
      <w:r w:rsidR="00DA6F06">
        <w:rPr>
          <w:rStyle w:val="Strong"/>
          <w:b w:val="0"/>
          <w:bCs/>
        </w:rPr>
        <w:t xml:space="preserve"> </w:t>
      </w:r>
      <w:r w:rsidR="00D5060A">
        <w:rPr>
          <w:rStyle w:val="Strong"/>
          <w:b w:val="0"/>
          <w:bCs/>
        </w:rPr>
        <w:t>(+</w:t>
      </w:r>
      <w:ins w:author="Martin Bell" w:date="2022-10-19T16:15:00Z" w:id="8">
        <w:r w:rsidR="00FE3472">
          <w:rPr>
            <w:rStyle w:val="Strong"/>
            <w:b w:val="0"/>
            <w:bCs/>
          </w:rPr>
          <w:t>3.2</w:t>
        </w:r>
      </w:ins>
      <w:del w:author="Martin Bell" w:date="2022-10-19T16:15:00Z" w:id="9">
        <w:r w:rsidDel="00FE3472" w:rsidR="00D5060A">
          <w:rPr>
            <w:rStyle w:val="Strong"/>
            <w:b w:val="0"/>
            <w:bCs/>
          </w:rPr>
          <w:delText>2.6</w:delText>
        </w:r>
      </w:del>
      <w:r w:rsidR="00D5060A">
        <w:rPr>
          <w:rStyle w:val="Strong"/>
          <w:b w:val="0"/>
          <w:bCs/>
        </w:rPr>
        <w:t xml:space="preserve"> points)</w:t>
      </w:r>
      <w:r w:rsidR="00DA6F06">
        <w:rPr>
          <w:rStyle w:val="Strong"/>
          <w:b w:val="0"/>
          <w:bCs/>
        </w:rPr>
        <w:t xml:space="preserve"> have risen slowly over </w:t>
      </w:r>
      <w:r w:rsidR="00920C06">
        <w:rPr>
          <w:rStyle w:val="Strong"/>
          <w:b w:val="0"/>
          <w:bCs/>
        </w:rPr>
        <w:t>several</w:t>
      </w:r>
      <w:r w:rsidR="00DA6F06">
        <w:rPr>
          <w:rStyle w:val="Strong"/>
          <w:b w:val="0"/>
          <w:bCs/>
        </w:rPr>
        <w:t xml:space="preserve"> years and the score </w:t>
      </w:r>
      <w:commentRangeStart w:id="10"/>
      <w:commentRangeStart w:id="11"/>
      <w:commentRangeStart w:id="12"/>
      <w:r w:rsidR="00DA6F06">
        <w:rPr>
          <w:rStyle w:val="Strong"/>
          <w:b w:val="0"/>
          <w:bCs/>
        </w:rPr>
        <w:t xml:space="preserve">for Citations has increased slightly from last </w:t>
      </w:r>
      <w:commentRangeEnd w:id="10"/>
      <w:r w:rsidR="001032A6">
        <w:rPr>
          <w:rStyle w:val="CommentReference"/>
        </w:rPr>
        <w:commentReference w:id="10"/>
      </w:r>
      <w:commentRangeEnd w:id="11"/>
      <w:r w:rsidR="00B91E48">
        <w:rPr>
          <w:rStyle w:val="CommentReference"/>
        </w:rPr>
        <w:commentReference w:id="11"/>
      </w:r>
      <w:commentRangeEnd w:id="12"/>
      <w:r w:rsidR="00761AD8">
        <w:rPr>
          <w:rStyle w:val="CommentReference"/>
        </w:rPr>
        <w:commentReference w:id="12"/>
      </w:r>
      <w:r w:rsidR="00DA6F06">
        <w:rPr>
          <w:rStyle w:val="Strong"/>
          <w:b w:val="0"/>
          <w:bCs/>
        </w:rPr>
        <w:t>year</w:t>
      </w:r>
      <w:r w:rsidR="00312011">
        <w:rPr>
          <w:rStyle w:val="Strong"/>
          <w:b w:val="0"/>
          <w:bCs/>
        </w:rPr>
        <w:t xml:space="preserve"> (</w:t>
      </w:r>
      <w:r w:rsidR="0007552C">
        <w:rPr>
          <w:rStyle w:val="Strong"/>
          <w:b w:val="0"/>
          <w:bCs/>
        </w:rPr>
        <w:t>+0.4 points</w:t>
      </w:r>
      <w:r w:rsidR="00312011">
        <w:rPr>
          <w:rStyle w:val="Strong"/>
          <w:b w:val="0"/>
          <w:bCs/>
        </w:rPr>
        <w:t>)</w:t>
      </w:r>
      <w:r w:rsidR="00DA6F06">
        <w:rPr>
          <w:rStyle w:val="Strong"/>
          <w:b w:val="0"/>
          <w:bCs/>
        </w:rPr>
        <w:t xml:space="preserve">. </w:t>
      </w:r>
      <w:r w:rsidR="00B67FBF">
        <w:rPr>
          <w:rStyle w:val="Strong"/>
          <w:b w:val="0"/>
          <w:bCs/>
        </w:rPr>
        <w:t>Breaking this further down into the metric scores</w:t>
      </w:r>
      <w:r w:rsidR="00A264F2">
        <w:rPr>
          <w:rStyle w:val="Strong"/>
          <w:b w:val="0"/>
          <w:bCs/>
        </w:rPr>
        <w:t xml:space="preserve">, </w:t>
      </w:r>
      <w:r w:rsidRPr="00E23FF8" w:rsidR="00A264F2">
        <w:rPr>
          <w:rStyle w:val="Strong"/>
          <w:i/>
          <w:iCs/>
        </w:rPr>
        <w:t>Figure 2</w:t>
      </w:r>
      <w:r w:rsidR="00A264F2">
        <w:rPr>
          <w:rStyle w:val="Strong"/>
          <w:b w:val="0"/>
          <w:bCs/>
        </w:rPr>
        <w:t xml:space="preserve"> shows</w:t>
      </w:r>
      <w:r w:rsidR="009945B9">
        <w:rPr>
          <w:rStyle w:val="Strong"/>
          <w:b w:val="0"/>
          <w:bCs/>
        </w:rPr>
        <w:t xml:space="preserve"> scores that have changed </w:t>
      </w:r>
      <w:r w:rsidR="00D664A4">
        <w:rPr>
          <w:rStyle w:val="Strong"/>
          <w:b w:val="0"/>
          <w:bCs/>
        </w:rPr>
        <w:t xml:space="preserve">by greater than 15 points from 2016-2023. </w:t>
      </w:r>
      <w:r w:rsidRPr="00832A50" w:rsidR="0029085C">
        <w:rPr>
          <w:rStyle w:val="Strong"/>
        </w:rPr>
        <w:t xml:space="preserve">The University has </w:t>
      </w:r>
      <w:r w:rsidRPr="00832A50" w:rsidR="00602043">
        <w:rPr>
          <w:rStyle w:val="Strong"/>
        </w:rPr>
        <w:t>achieved</w:t>
      </w:r>
      <w:r w:rsidRPr="00832A50" w:rsidR="0029085C">
        <w:rPr>
          <w:rStyle w:val="Strong"/>
        </w:rPr>
        <w:t xml:space="preserve"> strong growth in </w:t>
      </w:r>
      <w:r w:rsidRPr="00832A50" w:rsidR="00602043">
        <w:rPr>
          <w:rStyle w:val="Strong"/>
        </w:rPr>
        <w:t>Publications per staff (6%) and Research Income (6%)</w:t>
      </w:r>
      <w:r w:rsidRPr="00832A50" w:rsidR="00832A50">
        <w:rPr>
          <w:rStyle w:val="Strong"/>
        </w:rPr>
        <w:t xml:space="preserve"> which should be celebrated.</w:t>
      </w:r>
      <w:r w:rsidR="00832A50">
        <w:rPr>
          <w:rStyle w:val="Strong"/>
          <w:b w:val="0"/>
          <w:bCs/>
        </w:rPr>
        <w:t xml:space="preserve"> </w:t>
      </w:r>
    </w:p>
    <w:p w:rsidR="00765D19" w:rsidP="002D3C13" w:rsidRDefault="00765D19" w14:paraId="63BC60BF" w14:textId="77777777">
      <w:pPr>
        <w:spacing w:before="0" w:after="0"/>
        <w:jc w:val="both"/>
        <w:rPr>
          <w:rStyle w:val="Strong"/>
          <w:b w:val="0"/>
          <w:bCs/>
          <w:i/>
          <w:iCs/>
        </w:rPr>
      </w:pPr>
    </w:p>
    <w:p w:rsidR="002933CF" w:rsidP="002933CF" w:rsidRDefault="002933CF" w14:paraId="1F14BCEB" w14:textId="77777777">
      <w:pPr>
        <w:keepNext/>
        <w:spacing w:before="0" w:after="0"/>
        <w:jc w:val="both"/>
      </w:pPr>
      <w:r>
        <w:rPr>
          <w:bCs/>
          <w:i/>
          <w:iCs/>
          <w:noProof/>
        </w:rPr>
        <w:drawing>
          <wp:inline distT="0" distB="0" distL="0" distR="0" wp14:anchorId="24BF08B7" wp14:editId="573C7684">
            <wp:extent cx="5059271" cy="2051050"/>
            <wp:effectExtent l="0" t="0" r="825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6" cstate="print">
                      <a:extLst>
                        <a:ext uri="{28A0092B-C50C-407E-A947-70E740481C1C}">
                          <a14:useLocalDpi xmlns:a14="http://schemas.microsoft.com/office/drawing/2010/main" val="0"/>
                        </a:ext>
                      </a:extLst>
                    </a:blip>
                    <a:srcRect t="4952"/>
                    <a:stretch/>
                  </pic:blipFill>
                  <pic:spPr bwMode="auto">
                    <a:xfrm>
                      <a:off x="0" y="0"/>
                      <a:ext cx="5239982" cy="2124311"/>
                    </a:xfrm>
                    <a:prstGeom prst="rect">
                      <a:avLst/>
                    </a:prstGeom>
                    <a:ln>
                      <a:noFill/>
                    </a:ln>
                    <a:extLst>
                      <a:ext uri="{53640926-AAD7-44D8-BBD7-CCE9431645EC}">
                        <a14:shadowObscured xmlns:a14="http://schemas.microsoft.com/office/drawing/2010/main"/>
                      </a:ext>
                    </a:extLst>
                  </pic:spPr>
                </pic:pic>
              </a:graphicData>
            </a:graphic>
          </wp:inline>
        </w:drawing>
      </w:r>
    </w:p>
    <w:p w:rsidRPr="004C4962" w:rsidR="002609AE" w:rsidP="004C4962" w:rsidRDefault="002933CF" w14:paraId="2BEB5D69" w14:textId="7AE6F7EE">
      <w:pPr>
        <w:pStyle w:val="Caption"/>
        <w:jc w:val="both"/>
        <w:rPr>
          <w:rStyle w:val="Strong"/>
          <w:b w:val="0"/>
          <w:bCs/>
          <w:i w:val="0"/>
          <w:iCs w:val="0"/>
        </w:rPr>
      </w:pPr>
      <w:r w:rsidRPr="0013593E">
        <w:rPr>
          <w:b/>
          <w:bCs/>
        </w:rPr>
        <w:t xml:space="preserve">Figure </w:t>
      </w:r>
      <w:r w:rsidRPr="0013593E">
        <w:rPr>
          <w:b/>
          <w:bCs/>
        </w:rPr>
        <w:fldChar w:fldCharType="begin"/>
      </w:r>
      <w:r w:rsidRPr="0013593E">
        <w:rPr>
          <w:b/>
          <w:bCs/>
        </w:rPr>
        <w:instrText xml:space="preserve"> SEQ Figure \* ARABIC </w:instrText>
      </w:r>
      <w:r w:rsidRPr="0013593E">
        <w:rPr>
          <w:b/>
          <w:bCs/>
        </w:rPr>
        <w:fldChar w:fldCharType="separate"/>
      </w:r>
      <w:r w:rsidRPr="0013593E" w:rsidR="001712ED">
        <w:rPr>
          <w:b/>
          <w:bCs/>
          <w:noProof/>
        </w:rPr>
        <w:t>2</w:t>
      </w:r>
      <w:r w:rsidRPr="0013593E">
        <w:rPr>
          <w:b/>
          <w:bCs/>
        </w:rPr>
        <w:fldChar w:fldCharType="end"/>
      </w:r>
      <w:r w:rsidRPr="0013593E">
        <w:rPr>
          <w:b/>
          <w:bCs/>
        </w:rPr>
        <w:t>: University of Newcastle</w:t>
      </w:r>
      <w:r w:rsidRPr="0013593E" w:rsidR="006415E3">
        <w:rPr>
          <w:b/>
          <w:bCs/>
        </w:rPr>
        <w:t xml:space="preserve"> Metric Scores</w:t>
      </w:r>
      <w:r>
        <w:t xml:space="preserve"> restricted to those with changes greater than 15 points (2016-2023).</w:t>
      </w:r>
    </w:p>
    <w:p w:rsidR="00524D06" w:rsidP="00524D06" w:rsidRDefault="00524D06" w14:paraId="41199C5F" w14:textId="77777777">
      <w:pPr>
        <w:jc w:val="both"/>
        <w:rPr>
          <w:b/>
          <w:bCs/>
        </w:rPr>
      </w:pPr>
      <w:r>
        <w:rPr>
          <w:b/>
          <w:bCs/>
        </w:rPr>
        <w:t xml:space="preserve">How do Universities significantly change their ranking? </w:t>
      </w:r>
    </w:p>
    <w:p w:rsidR="00291680" w:rsidP="00524D06" w:rsidRDefault="00524D06" w14:paraId="21E73F47" w14:textId="45571E74">
      <w:pPr>
        <w:jc w:val="both"/>
      </w:pPr>
      <w:r w:rsidRPr="00463B18">
        <w:t xml:space="preserve">Using </w:t>
      </w:r>
      <w:r w:rsidR="00E362AE">
        <w:t xml:space="preserve">THE </w:t>
      </w:r>
      <w:r w:rsidR="00BA2933">
        <w:t>D</w:t>
      </w:r>
      <w:r w:rsidR="00E362AE">
        <w:t>atapoints data</w:t>
      </w:r>
      <w:r w:rsidR="00AE715E">
        <w:t>,</w:t>
      </w:r>
      <w:r w:rsidR="00E362AE">
        <w:t xml:space="preserve"> </w:t>
      </w:r>
      <w:r w:rsidRPr="00694CBD" w:rsidR="00E362AE">
        <w:rPr>
          <w:i/>
          <w:iCs/>
        </w:rPr>
        <w:t>all</w:t>
      </w:r>
      <w:r w:rsidR="00E362AE">
        <w:t xml:space="preserve"> universities worldwide were </w:t>
      </w:r>
      <w:r w:rsidR="004608E2">
        <w:t>analysed</w:t>
      </w:r>
      <w:r w:rsidR="00E362AE">
        <w:t xml:space="preserve"> </w:t>
      </w:r>
      <w:r w:rsidR="004608E2">
        <w:t>and those</w:t>
      </w:r>
      <w:r>
        <w:t xml:space="preserve"> that </w:t>
      </w:r>
      <w:r w:rsidR="006F137E">
        <w:t>increased</w:t>
      </w:r>
      <w:r>
        <w:t xml:space="preserve"> above and beyond the expected volatility</w:t>
      </w:r>
      <w:r w:rsidR="00D725C9">
        <w:t xml:space="preserve"> range</w:t>
      </w:r>
      <w:r>
        <w:t xml:space="preserve"> with significant linear increase</w:t>
      </w:r>
      <w:r w:rsidR="00310BA4">
        <w:t xml:space="preserve"> in rank</w:t>
      </w:r>
      <w:r>
        <w:t xml:space="preserve"> </w:t>
      </w:r>
      <w:r w:rsidR="006F137E">
        <w:t>were identified</w:t>
      </w:r>
      <w:r>
        <w:t xml:space="preserve">. The </w:t>
      </w:r>
      <w:r w:rsidR="00D96E00">
        <w:t xml:space="preserve">plots in </w:t>
      </w:r>
      <w:r w:rsidRPr="00D96E00" w:rsidR="00D96E00">
        <w:rPr>
          <w:b/>
          <w:bCs/>
          <w:i/>
          <w:iCs/>
        </w:rPr>
        <w:t>Figure 3</w:t>
      </w:r>
      <w:r>
        <w:t xml:space="preserve"> show</w:t>
      </w:r>
      <w:r w:rsidR="00E766BA">
        <w:t xml:space="preserve"> a sample of </w:t>
      </w:r>
      <w:r w:rsidR="001B173C">
        <w:t>universities</w:t>
      </w:r>
      <w:r w:rsidR="008531EB">
        <w:t xml:space="preserve"> (worldwide)</w:t>
      </w:r>
      <w:r w:rsidR="00E766BA">
        <w:t xml:space="preserve"> that have seen significant </w:t>
      </w:r>
      <w:r w:rsidR="00D725C9">
        <w:t xml:space="preserve">growth </w:t>
      </w:r>
      <w:r w:rsidR="001B173C">
        <w:t>in the past years</w:t>
      </w:r>
      <w:r w:rsidR="00676EC3">
        <w:t>,</w:t>
      </w:r>
      <w:r w:rsidR="00561E03">
        <w:t xml:space="preserve"> with the </w:t>
      </w:r>
      <w:r w:rsidR="000D1EAF">
        <w:t>left-hand</w:t>
      </w:r>
      <w:r w:rsidR="00561E03">
        <w:t xml:space="preserve"> plot showing the ranking change </w:t>
      </w:r>
      <w:r w:rsidR="009C1F53">
        <w:t>(</w:t>
      </w:r>
      <w:r w:rsidR="00561E03">
        <w:t>with volatility band</w:t>
      </w:r>
      <w:r w:rsidR="009C1F53">
        <w:t>)</w:t>
      </w:r>
      <w:r w:rsidR="00561E03">
        <w:t>, and the right plot showing the pillar scores</w:t>
      </w:r>
      <w:r w:rsidR="001B173C">
        <w:t xml:space="preserve">. </w:t>
      </w:r>
    </w:p>
    <w:p w:rsidR="00291680" w:rsidP="00524D06" w:rsidRDefault="00291680" w14:paraId="301BD46D" w14:textId="77777777">
      <w:pPr>
        <w:jc w:val="both"/>
      </w:pPr>
    </w:p>
    <w:p w:rsidR="00524D06" w:rsidP="00524D06" w:rsidRDefault="00524D06" w14:paraId="0E90CE45" w14:textId="1CD4150B">
      <w:pPr>
        <w:jc w:val="both"/>
      </w:pPr>
      <w:r w:rsidRPr="001B173C">
        <w:rPr>
          <w:b/>
          <w:bCs/>
        </w:rPr>
        <w:t xml:space="preserve">The largest driving factor </w:t>
      </w:r>
      <w:r w:rsidR="008C1B09">
        <w:rPr>
          <w:b/>
          <w:bCs/>
        </w:rPr>
        <w:t>for this growth</w:t>
      </w:r>
      <w:r w:rsidRPr="001B173C">
        <w:rPr>
          <w:b/>
          <w:bCs/>
        </w:rPr>
        <w:t xml:space="preserve"> is</w:t>
      </w:r>
      <w:r w:rsidR="009C1F53">
        <w:rPr>
          <w:b/>
          <w:bCs/>
        </w:rPr>
        <w:t xml:space="preserve"> increased</w:t>
      </w:r>
      <w:r w:rsidRPr="001B173C">
        <w:rPr>
          <w:b/>
          <w:bCs/>
        </w:rPr>
        <w:t xml:space="preserve"> </w:t>
      </w:r>
      <w:r w:rsidR="002A3A17">
        <w:rPr>
          <w:b/>
          <w:bCs/>
        </w:rPr>
        <w:t>C</w:t>
      </w:r>
      <w:r w:rsidRPr="001B173C">
        <w:rPr>
          <w:b/>
          <w:bCs/>
        </w:rPr>
        <w:t>itation</w:t>
      </w:r>
      <w:r w:rsidRPr="008B07A6">
        <w:rPr>
          <w:b/>
          <w:bCs/>
        </w:rPr>
        <w:t>s</w:t>
      </w:r>
      <w:r>
        <w:t xml:space="preserve">, and there were many more examples of this trend across all universities. The citations pillar does </w:t>
      </w:r>
      <w:commentRangeStart w:id="13"/>
      <w:r>
        <w:t xml:space="preserve">not have </w:t>
      </w:r>
      <w:commentRangeEnd w:id="13"/>
      <w:r w:rsidR="009F69E8">
        <w:rPr>
          <w:rStyle w:val="CommentReference"/>
        </w:rPr>
        <w:commentReference w:id="13"/>
      </w:r>
      <w:r>
        <w:t xml:space="preserve">any subsidiary metrics </w:t>
      </w:r>
      <w:r w:rsidR="001B173C">
        <w:t xml:space="preserve">and purely tracks the </w:t>
      </w:r>
      <w:commentRangeStart w:id="14"/>
      <w:r w:rsidR="001B173C">
        <w:t xml:space="preserve">Field Weighted Citation Impact </w:t>
      </w:r>
      <w:commentRangeEnd w:id="14"/>
      <w:r w:rsidR="009C1F53">
        <w:rPr>
          <w:rStyle w:val="CommentReference"/>
        </w:rPr>
        <w:commentReference w:id="14"/>
      </w:r>
      <w:r w:rsidR="001B173C">
        <w:t xml:space="preserve">across the university. </w:t>
      </w:r>
      <w:commentRangeStart w:id="15"/>
      <w:commentRangeStart w:id="16"/>
      <w:r w:rsidR="00F2382B">
        <w:t>For</w:t>
      </w:r>
      <w:commentRangeEnd w:id="15"/>
      <w:r w:rsidR="007544A4">
        <w:rPr>
          <w:rStyle w:val="CommentReference"/>
        </w:rPr>
        <w:commentReference w:id="15"/>
      </w:r>
      <w:commentRangeEnd w:id="16"/>
      <w:r w:rsidR="002D2F67">
        <w:rPr>
          <w:rStyle w:val="CommentReference"/>
        </w:rPr>
        <w:commentReference w:id="16"/>
      </w:r>
      <w:r w:rsidR="00957B2E">
        <w:t xml:space="preserve"> example</w:t>
      </w:r>
      <w:r w:rsidR="0013659C">
        <w:t>,</w:t>
      </w:r>
      <w:r w:rsidR="00F2382B">
        <w:t xml:space="preserve"> Bournemouth University </w:t>
      </w:r>
      <w:r w:rsidR="0045137A">
        <w:t>delivers</w:t>
      </w:r>
      <w:r w:rsidR="00F2382B">
        <w:t xml:space="preserve"> </w:t>
      </w:r>
      <w:r w:rsidR="005D1211">
        <w:t>a</w:t>
      </w:r>
      <w:r w:rsidR="00940DB4">
        <w:t xml:space="preserve"> </w:t>
      </w:r>
      <w:r w:rsidR="00AC10DF">
        <w:t xml:space="preserve">strong publication output in </w:t>
      </w:r>
      <w:r w:rsidR="005C604A">
        <w:t>M</w:t>
      </w:r>
      <w:r w:rsidR="00AC10DF">
        <w:t xml:space="preserve">edical </w:t>
      </w:r>
      <w:r w:rsidR="005C604A">
        <w:t>S</w:t>
      </w:r>
      <w:r w:rsidR="00AC10DF">
        <w:t>cience with a significant number of highly cited papers</w:t>
      </w:r>
      <w:r w:rsidR="00F2382B">
        <w:t xml:space="preserve"> </w:t>
      </w:r>
      <w:r w:rsidR="00AC10DF">
        <w:t xml:space="preserve">reported in </w:t>
      </w:r>
      <w:r w:rsidR="00DB65CB">
        <w:t xml:space="preserve">The </w:t>
      </w:r>
      <w:r w:rsidR="00AC10DF">
        <w:t>Lancet</w:t>
      </w:r>
      <w:r w:rsidR="000C0D78">
        <w:t xml:space="preserve">, </w:t>
      </w:r>
      <w:r w:rsidR="0054772F">
        <w:t>which</w:t>
      </w:r>
      <w:r w:rsidR="000C0D78">
        <w:t xml:space="preserve"> are co-authored with </w:t>
      </w:r>
      <w:r w:rsidR="00DB65CB">
        <w:t>high-quality</w:t>
      </w:r>
      <w:r w:rsidR="000C0D78">
        <w:t xml:space="preserve"> </w:t>
      </w:r>
      <w:r w:rsidR="00664C03">
        <w:t>neighbouring</w:t>
      </w:r>
      <w:r w:rsidR="000C0D78">
        <w:t xml:space="preserve"> Universities (e.g</w:t>
      </w:r>
      <w:r w:rsidR="00DB65CB">
        <w:t>.,</w:t>
      </w:r>
      <w:r w:rsidR="000C0D78">
        <w:t xml:space="preserve"> Oxford, </w:t>
      </w:r>
      <w:r w:rsidR="00664C03">
        <w:t>Southampton, UCL, Cambridge</w:t>
      </w:r>
      <w:r w:rsidR="000C0D78">
        <w:t>)</w:t>
      </w:r>
      <w:r w:rsidR="00CB4D4F">
        <w:t xml:space="preserve">. </w:t>
      </w:r>
      <w:r w:rsidR="005E1F15">
        <w:t xml:space="preserve">A similar trend is seen for the University of Lincoln and Birmingham City </w:t>
      </w:r>
      <w:commentRangeStart w:id="17"/>
      <w:commentRangeStart w:id="18"/>
      <w:commentRangeStart w:id="19"/>
      <w:commentRangeStart w:id="20"/>
      <w:r w:rsidR="005E1F15">
        <w:t>University</w:t>
      </w:r>
      <w:commentRangeEnd w:id="17"/>
      <w:r w:rsidR="002A2923">
        <w:rPr>
          <w:rStyle w:val="CommentReference"/>
        </w:rPr>
        <w:commentReference w:id="17"/>
      </w:r>
      <w:commentRangeEnd w:id="18"/>
      <w:commentRangeEnd w:id="19"/>
      <w:r w:rsidR="002C5A6E">
        <w:rPr>
          <w:rStyle w:val="CommentReference"/>
        </w:rPr>
        <w:commentReference w:id="18"/>
      </w:r>
      <w:r w:rsidR="0019397D">
        <w:rPr>
          <w:rStyle w:val="CommentReference"/>
        </w:rPr>
        <w:commentReference w:id="19"/>
      </w:r>
      <w:commentRangeEnd w:id="20"/>
      <w:r w:rsidR="0059518D">
        <w:rPr>
          <w:rStyle w:val="CommentReference"/>
        </w:rPr>
        <w:commentReference w:id="20"/>
      </w:r>
      <w:r w:rsidR="005E1F15">
        <w:t xml:space="preserve">. </w:t>
      </w:r>
      <w:r w:rsidR="00646E3D">
        <w:t xml:space="preserve">These universities therefore delivered growth in the </w:t>
      </w:r>
      <w:proofErr w:type="spellStart"/>
      <w:r w:rsidR="00646E3D">
        <w:t>THE</w:t>
      </w:r>
      <w:proofErr w:type="spellEnd"/>
      <w:r w:rsidR="00646E3D">
        <w:t xml:space="preserve"> WUR by </w:t>
      </w:r>
      <w:r w:rsidR="000F29C6">
        <w:t xml:space="preserve">publishing </w:t>
      </w:r>
      <w:r w:rsidR="000E0174">
        <w:t>in high-quality journals</w:t>
      </w:r>
      <w:r w:rsidR="000C6783">
        <w:t xml:space="preserve">, </w:t>
      </w:r>
      <w:r w:rsidR="000E0174">
        <w:t>in fields which garner significant citations</w:t>
      </w:r>
      <w:r w:rsidR="000C6783">
        <w:t xml:space="preserve">, with </w:t>
      </w:r>
      <w:r w:rsidR="00DA06C4">
        <w:t xml:space="preserve">collaborators from more prestigious universities. </w:t>
      </w:r>
    </w:p>
    <w:p w:rsidR="00524D06" w:rsidP="00524D06" w:rsidRDefault="00524D06" w14:paraId="6445D3CD" w14:textId="77777777">
      <w:pPr>
        <w:jc w:val="both"/>
      </w:pPr>
    </w:p>
    <w:p w:rsidR="0002033C" w:rsidP="00524D06" w:rsidRDefault="0002033C" w14:paraId="694EE5BF" w14:textId="446C1445">
      <w:pPr>
        <w:jc w:val="both"/>
      </w:pPr>
    </w:p>
    <w:p w:rsidR="00280527" w:rsidP="001712ED" w:rsidRDefault="008E094A" w14:paraId="659E513E" w14:textId="71495E7E">
      <w:pPr>
        <w:keepNext/>
        <w:jc w:val="both"/>
      </w:pPr>
      <w:r>
        <w:rPr>
          <w:noProof/>
        </w:rPr>
        <w:lastRenderedPageBreak/>
        <w:drawing>
          <wp:anchor distT="0" distB="0" distL="114300" distR="114300" simplePos="0" relativeHeight="251658243" behindDoc="1" locked="0" layoutInCell="1" allowOverlap="1" wp14:anchorId="35183481" wp14:editId="5D6A399F">
            <wp:simplePos x="0" y="0"/>
            <wp:positionH relativeFrom="column">
              <wp:posOffset>4659630</wp:posOffset>
            </wp:positionH>
            <wp:positionV relativeFrom="paragraph">
              <wp:posOffset>271780</wp:posOffset>
            </wp:positionV>
            <wp:extent cx="1849755" cy="885825"/>
            <wp:effectExtent l="0" t="0" r="4445" b="3175"/>
            <wp:wrapTight wrapText="bothSides">
              <wp:wrapPolygon edited="0">
                <wp:start x="0" y="0"/>
                <wp:lineTo x="0" y="21368"/>
                <wp:lineTo x="21504" y="21368"/>
                <wp:lineTo x="21504"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17" cstate="print">
                      <a:extLst>
                        <a:ext uri="{28A0092B-C50C-407E-A947-70E740481C1C}">
                          <a14:useLocalDpi xmlns:a14="http://schemas.microsoft.com/office/drawing/2010/main" val="0"/>
                        </a:ext>
                      </a:extLst>
                    </a:blip>
                    <a:srcRect l="79636" t="7090" b="60401"/>
                    <a:stretch/>
                  </pic:blipFill>
                  <pic:spPr bwMode="auto">
                    <a:xfrm>
                      <a:off x="0" y="0"/>
                      <a:ext cx="1849755" cy="885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5362D">
        <w:rPr>
          <w:noProof/>
        </w:rPr>
        <w:drawing>
          <wp:inline distT="0" distB="0" distL="0" distR="0" wp14:anchorId="4BDB171B" wp14:editId="50C931C9">
            <wp:extent cx="4529470" cy="2264970"/>
            <wp:effectExtent l="0" t="0" r="4445"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555066" cy="2277769"/>
                    </a:xfrm>
                    <a:prstGeom prst="rect">
                      <a:avLst/>
                    </a:prstGeom>
                  </pic:spPr>
                </pic:pic>
              </a:graphicData>
            </a:graphic>
          </wp:inline>
        </w:drawing>
      </w:r>
      <w:r w:rsidR="00F85A99">
        <w:rPr>
          <w:noProof/>
        </w:rPr>
        <w:drawing>
          <wp:inline distT="0" distB="0" distL="0" distR="0" wp14:anchorId="7F2727E6" wp14:editId="19252FEE">
            <wp:extent cx="4529455" cy="2264962"/>
            <wp:effectExtent l="0" t="0" r="4445"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552704" cy="2276588"/>
                    </a:xfrm>
                    <a:prstGeom prst="rect">
                      <a:avLst/>
                    </a:prstGeom>
                  </pic:spPr>
                </pic:pic>
              </a:graphicData>
            </a:graphic>
          </wp:inline>
        </w:drawing>
      </w:r>
    </w:p>
    <w:p w:rsidR="001712ED" w:rsidP="001712ED" w:rsidRDefault="00441897" w14:paraId="1130680F" w14:textId="637A4B0E">
      <w:pPr>
        <w:keepNext/>
        <w:jc w:val="both"/>
      </w:pPr>
      <w:r>
        <w:rPr>
          <w:noProof/>
        </w:rPr>
        <w:drawing>
          <wp:inline distT="0" distB="0" distL="0" distR="0" wp14:anchorId="4FD993CA" wp14:editId="71FFF36A">
            <wp:extent cx="4529455" cy="2264962"/>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4567540" cy="2284007"/>
                    </a:xfrm>
                    <a:prstGeom prst="rect">
                      <a:avLst/>
                    </a:prstGeom>
                  </pic:spPr>
                </pic:pic>
              </a:graphicData>
            </a:graphic>
          </wp:inline>
        </w:drawing>
      </w:r>
    </w:p>
    <w:p w:rsidR="00524D06" w:rsidP="001712ED" w:rsidRDefault="001712ED" w14:paraId="2B6B2799" w14:textId="7E12C182">
      <w:pPr>
        <w:pStyle w:val="Caption"/>
        <w:jc w:val="both"/>
      </w:pPr>
      <w:r>
        <w:t xml:space="preserve">Figure </w:t>
      </w:r>
      <w:r>
        <w:fldChar w:fldCharType="begin"/>
      </w:r>
      <w:r>
        <w:instrText> SEQ Figure \* ARABIC </w:instrText>
      </w:r>
      <w:r>
        <w:fldChar w:fldCharType="separate"/>
      </w:r>
      <w:r>
        <w:rPr>
          <w:noProof/>
        </w:rPr>
        <w:t>3</w:t>
      </w:r>
      <w:r>
        <w:fldChar w:fldCharType="end"/>
      </w:r>
      <w:r>
        <w:t xml:space="preserve">: Universities that have achieved significant ranking growth from 2017-2023. </w:t>
      </w:r>
      <w:commentRangeStart w:id="21"/>
      <w:r w:rsidR="00F55385">
        <w:t xml:space="preserve">The Citations </w:t>
      </w:r>
      <w:commentRangeEnd w:id="21"/>
      <w:r w:rsidR="00CD0DEE">
        <w:rPr>
          <w:rStyle w:val="CommentReference"/>
          <w:i w:val="0"/>
          <w:iCs w:val="0"/>
          <w:color w:val="auto"/>
        </w:rPr>
        <w:commentReference w:id="21"/>
      </w:r>
      <w:r w:rsidR="00F55385">
        <w:t xml:space="preserve">pillar drives </w:t>
      </w:r>
      <w:r w:rsidR="006415E3">
        <w:t xml:space="preserve">the ranking increase. </w:t>
      </w:r>
    </w:p>
    <w:p w:rsidR="0061013A" w:rsidP="00966864" w:rsidRDefault="0061013A" w14:paraId="46A20EF7" w14:textId="77777777">
      <w:pPr>
        <w:jc w:val="both"/>
        <w:rPr>
          <w:b/>
          <w:bCs/>
          <w:i/>
          <w:iCs/>
        </w:rPr>
      </w:pPr>
    </w:p>
    <w:p w:rsidR="00966864" w:rsidP="005B0AB3" w:rsidRDefault="00966864" w14:paraId="313D8583" w14:textId="5348C03D">
      <w:pPr>
        <w:pBdr>
          <w:top w:val="single" w:color="auto" w:sz="4" w:space="1"/>
          <w:left w:val="single" w:color="auto" w:sz="4" w:space="4"/>
          <w:bottom w:val="single" w:color="auto" w:sz="4" w:space="1"/>
          <w:right w:val="single" w:color="auto" w:sz="4" w:space="4"/>
        </w:pBdr>
        <w:jc w:val="both"/>
        <w:rPr>
          <w:b/>
          <w:bCs/>
          <w:i/>
          <w:iCs/>
        </w:rPr>
      </w:pPr>
      <w:r w:rsidRPr="004D7864">
        <w:rPr>
          <w:b/>
          <w:bCs/>
          <w:i/>
          <w:iCs/>
        </w:rPr>
        <w:t xml:space="preserve">Recommendation 1: </w:t>
      </w:r>
      <w:r>
        <w:rPr>
          <w:b/>
          <w:bCs/>
          <w:i/>
          <w:iCs/>
        </w:rPr>
        <w:t xml:space="preserve">Prioritise and leverage any </w:t>
      </w:r>
      <w:r w:rsidR="004F38D4">
        <w:rPr>
          <w:b/>
          <w:bCs/>
          <w:i/>
          <w:iCs/>
        </w:rPr>
        <w:t>strategy</w:t>
      </w:r>
      <w:r>
        <w:rPr>
          <w:b/>
          <w:bCs/>
          <w:i/>
          <w:iCs/>
        </w:rPr>
        <w:t xml:space="preserve"> to improve citations</w:t>
      </w:r>
      <w:r w:rsidR="00715945">
        <w:rPr>
          <w:b/>
          <w:bCs/>
          <w:i/>
          <w:iCs/>
        </w:rPr>
        <w:t>, including recruitment of high-perf</w:t>
      </w:r>
      <w:r w:rsidR="001A0C9D">
        <w:rPr>
          <w:b/>
          <w:bCs/>
          <w:i/>
          <w:iCs/>
        </w:rPr>
        <w:t>orming</w:t>
      </w:r>
      <w:r w:rsidR="00715945">
        <w:rPr>
          <w:b/>
          <w:bCs/>
          <w:i/>
          <w:iCs/>
        </w:rPr>
        <w:t xml:space="preserve"> researchers</w:t>
      </w:r>
      <w:r w:rsidR="001A0C9D">
        <w:rPr>
          <w:b/>
          <w:bCs/>
          <w:i/>
          <w:iCs/>
        </w:rPr>
        <w:t xml:space="preserve"> </w:t>
      </w:r>
      <w:r w:rsidR="00E4798D">
        <w:rPr>
          <w:b/>
          <w:bCs/>
          <w:i/>
          <w:iCs/>
        </w:rPr>
        <w:t>and</w:t>
      </w:r>
      <w:r w:rsidR="00F67CEC">
        <w:rPr>
          <w:b/>
          <w:bCs/>
          <w:i/>
          <w:iCs/>
        </w:rPr>
        <w:t xml:space="preserve"> </w:t>
      </w:r>
      <w:r w:rsidR="00C0440B">
        <w:rPr>
          <w:b/>
          <w:bCs/>
          <w:i/>
          <w:iCs/>
        </w:rPr>
        <w:t>co-author</w:t>
      </w:r>
      <w:r w:rsidR="003042FE">
        <w:rPr>
          <w:b/>
          <w:bCs/>
          <w:i/>
          <w:iCs/>
        </w:rPr>
        <w:t>ship</w:t>
      </w:r>
      <w:r w:rsidR="00D80CA3">
        <w:rPr>
          <w:b/>
          <w:bCs/>
          <w:i/>
          <w:iCs/>
        </w:rPr>
        <w:t xml:space="preserve"> with highly</w:t>
      </w:r>
      <w:r w:rsidR="00951B57">
        <w:rPr>
          <w:b/>
          <w:bCs/>
          <w:i/>
          <w:iCs/>
        </w:rPr>
        <w:t xml:space="preserve"> </w:t>
      </w:r>
      <w:r w:rsidR="0040003E">
        <w:rPr>
          <w:b/>
          <w:bCs/>
          <w:i/>
          <w:iCs/>
        </w:rPr>
        <w:t>rank</w:t>
      </w:r>
      <w:r w:rsidR="002C1AF7">
        <w:rPr>
          <w:b/>
          <w:bCs/>
          <w:i/>
          <w:iCs/>
        </w:rPr>
        <w:t xml:space="preserve">ed </w:t>
      </w:r>
      <w:r w:rsidR="0050025D">
        <w:rPr>
          <w:b/>
          <w:bCs/>
          <w:i/>
          <w:iCs/>
        </w:rPr>
        <w:t>p</w:t>
      </w:r>
      <w:r w:rsidR="00F644E1">
        <w:rPr>
          <w:b/>
          <w:bCs/>
          <w:i/>
          <w:iCs/>
        </w:rPr>
        <w:t xml:space="preserve">eer </w:t>
      </w:r>
      <w:commentRangeStart w:id="22"/>
      <w:r w:rsidR="00F644E1">
        <w:rPr>
          <w:b/>
          <w:bCs/>
          <w:i/>
          <w:iCs/>
        </w:rPr>
        <w:t>inst</w:t>
      </w:r>
      <w:r w:rsidR="00951B57">
        <w:rPr>
          <w:b/>
          <w:bCs/>
          <w:i/>
          <w:iCs/>
        </w:rPr>
        <w:t>itutions</w:t>
      </w:r>
      <w:commentRangeStart w:id="23"/>
      <w:commentRangeEnd w:id="23"/>
      <w:r w:rsidR="000B39A3">
        <w:rPr>
          <w:rStyle w:val="CommentReference"/>
        </w:rPr>
        <w:commentReference w:id="23"/>
      </w:r>
      <w:commentRangeEnd w:id="22"/>
      <w:r w:rsidR="00782B83">
        <w:rPr>
          <w:rStyle w:val="CommentReference"/>
        </w:rPr>
        <w:commentReference w:id="22"/>
      </w:r>
      <w:r w:rsidR="003042FE">
        <w:rPr>
          <w:b/>
          <w:bCs/>
          <w:i/>
          <w:iCs/>
        </w:rPr>
        <w:t xml:space="preserve"> </w:t>
      </w:r>
      <w:r w:rsidR="009E0969">
        <w:rPr>
          <w:b/>
          <w:bCs/>
          <w:i/>
          <w:iCs/>
        </w:rPr>
        <w:t>with</w:t>
      </w:r>
      <w:r w:rsidR="001A0C9D">
        <w:rPr>
          <w:b/>
          <w:bCs/>
          <w:i/>
          <w:iCs/>
        </w:rPr>
        <w:t xml:space="preserve"> </w:t>
      </w:r>
      <w:r w:rsidR="004756FD">
        <w:rPr>
          <w:b/>
          <w:bCs/>
          <w:i/>
          <w:iCs/>
        </w:rPr>
        <w:t>a</w:t>
      </w:r>
      <w:r w:rsidR="005B0AB3">
        <w:rPr>
          <w:b/>
          <w:bCs/>
          <w:i/>
          <w:iCs/>
        </w:rPr>
        <w:t xml:space="preserve"> sustained</w:t>
      </w:r>
      <w:r w:rsidR="004756FD">
        <w:rPr>
          <w:b/>
          <w:bCs/>
          <w:i/>
          <w:iCs/>
        </w:rPr>
        <w:t xml:space="preserve"> cultur</w:t>
      </w:r>
      <w:r w:rsidR="00B97C3F">
        <w:rPr>
          <w:b/>
          <w:bCs/>
          <w:i/>
          <w:iCs/>
        </w:rPr>
        <w:t>al</w:t>
      </w:r>
      <w:r w:rsidR="004756FD">
        <w:rPr>
          <w:b/>
          <w:bCs/>
          <w:i/>
          <w:iCs/>
        </w:rPr>
        <w:t xml:space="preserve"> shift in publishing towards open access. </w:t>
      </w:r>
    </w:p>
    <w:p w:rsidR="00B41AB2" w:rsidP="00524D06" w:rsidRDefault="00B41AB2" w14:paraId="1C7CE3FF" w14:textId="7E437F74">
      <w:pPr>
        <w:jc w:val="both"/>
      </w:pPr>
    </w:p>
    <w:p w:rsidRPr="00730857" w:rsidR="00462B88" w:rsidP="00B41AB2" w:rsidRDefault="00B41AB2" w14:paraId="279E11A7" w14:textId="070A0958">
      <w:pPr>
        <w:spacing w:before="0" w:after="0"/>
        <w:jc w:val="both"/>
        <w:rPr>
          <w:rStyle w:val="Strong"/>
        </w:rPr>
      </w:pPr>
      <w:r w:rsidRPr="00D55A9C">
        <w:rPr>
          <w:rStyle w:val="Strong"/>
        </w:rPr>
        <w:t>Significant movements in the domestic market</w:t>
      </w:r>
    </w:p>
    <w:p w:rsidR="00B41AB2" w:rsidP="00B41AB2" w:rsidRDefault="00730857" w14:paraId="10018B3C" w14:textId="1F6FE66C">
      <w:pPr>
        <w:spacing w:before="0" w:after="0"/>
        <w:jc w:val="both"/>
        <w:rPr>
          <w:rStyle w:val="Strong"/>
          <w:b w:val="0"/>
          <w:bCs/>
        </w:rPr>
      </w:pPr>
      <w:r w:rsidRPr="00694CBD">
        <w:rPr>
          <w:rStyle w:val="Strong"/>
        </w:rPr>
        <w:t>Table</w:t>
      </w:r>
      <w:r w:rsidRPr="00694CBD" w:rsidR="00E950FA">
        <w:rPr>
          <w:rStyle w:val="Strong"/>
        </w:rPr>
        <w:t xml:space="preserve"> </w:t>
      </w:r>
      <w:r w:rsidRPr="00694CBD" w:rsidR="00F82BA8">
        <w:rPr>
          <w:rStyle w:val="Strong"/>
        </w:rPr>
        <w:t>1</w:t>
      </w:r>
      <w:r>
        <w:rPr>
          <w:rStyle w:val="Strong"/>
          <w:b w:val="0"/>
          <w:bCs/>
        </w:rPr>
        <w:t xml:space="preserve"> summarises the </w:t>
      </w:r>
      <w:proofErr w:type="spellStart"/>
      <w:r w:rsidR="004675F8">
        <w:rPr>
          <w:rStyle w:val="Strong"/>
          <w:b w:val="0"/>
          <w:bCs/>
        </w:rPr>
        <w:t>THE</w:t>
      </w:r>
      <w:proofErr w:type="spellEnd"/>
      <w:r w:rsidR="004675F8">
        <w:rPr>
          <w:rStyle w:val="Strong"/>
          <w:b w:val="0"/>
          <w:bCs/>
        </w:rPr>
        <w:t xml:space="preserve"> WUR </w:t>
      </w:r>
      <w:r>
        <w:rPr>
          <w:rStyle w:val="Strong"/>
          <w:b w:val="0"/>
          <w:bCs/>
        </w:rPr>
        <w:t xml:space="preserve">results </w:t>
      </w:r>
      <w:r w:rsidR="0069390E">
        <w:rPr>
          <w:rStyle w:val="Strong"/>
          <w:b w:val="0"/>
          <w:bCs/>
        </w:rPr>
        <w:t>of the domestic universities</w:t>
      </w:r>
      <w:r w:rsidR="0053706B">
        <w:rPr>
          <w:rStyle w:val="Strong"/>
          <w:b w:val="0"/>
          <w:bCs/>
        </w:rPr>
        <w:t>.</w:t>
      </w:r>
      <w:r w:rsidR="0069390E">
        <w:rPr>
          <w:rStyle w:val="Strong"/>
          <w:b w:val="0"/>
          <w:bCs/>
        </w:rPr>
        <w:t xml:space="preserve"> </w:t>
      </w:r>
      <w:r w:rsidR="001B3BE7">
        <w:rPr>
          <w:rStyle w:val="Strong"/>
          <w:b w:val="0"/>
          <w:bCs/>
        </w:rPr>
        <w:t>Th</w:t>
      </w:r>
      <w:r w:rsidR="000F07C6">
        <w:rPr>
          <w:rStyle w:val="Strong"/>
          <w:b w:val="0"/>
          <w:bCs/>
        </w:rPr>
        <w:t>is</w:t>
      </w:r>
      <w:r w:rsidR="001B3BE7">
        <w:rPr>
          <w:rStyle w:val="Strong"/>
          <w:b w:val="0"/>
          <w:bCs/>
        </w:rPr>
        <w:t xml:space="preserve"> table has been ordered </w:t>
      </w:r>
      <w:r w:rsidR="00B93A0F">
        <w:rPr>
          <w:rStyle w:val="Strong"/>
          <w:b w:val="0"/>
          <w:bCs/>
        </w:rPr>
        <w:t xml:space="preserve">by the Universities with </w:t>
      </w:r>
      <w:r w:rsidR="00335EE4">
        <w:rPr>
          <w:rStyle w:val="Strong"/>
          <w:b w:val="0"/>
          <w:bCs/>
        </w:rPr>
        <w:t xml:space="preserve">statistically </w:t>
      </w:r>
      <w:r w:rsidR="00B93A0F">
        <w:rPr>
          <w:rStyle w:val="Strong"/>
          <w:b w:val="0"/>
          <w:bCs/>
        </w:rPr>
        <w:t>significant changes (bold/top)</w:t>
      </w:r>
      <w:r w:rsidR="00F950A0">
        <w:rPr>
          <w:rStyle w:val="Strong"/>
          <w:b w:val="0"/>
          <w:bCs/>
        </w:rPr>
        <w:t xml:space="preserve">. </w:t>
      </w:r>
      <w:r w:rsidR="00C21FA8">
        <w:rPr>
          <w:rStyle w:val="Strong"/>
          <w:b w:val="0"/>
          <w:bCs/>
        </w:rPr>
        <w:t>Universities</w:t>
      </w:r>
      <w:r w:rsidR="000B7E74">
        <w:rPr>
          <w:rStyle w:val="Strong"/>
          <w:b w:val="0"/>
          <w:bCs/>
        </w:rPr>
        <w:t xml:space="preserve"> that are shaded have not changed significantly</w:t>
      </w:r>
      <w:r w:rsidR="00137F42">
        <w:rPr>
          <w:rStyle w:val="Strong"/>
          <w:b w:val="0"/>
          <w:bCs/>
        </w:rPr>
        <w:t xml:space="preserve"> between 2017-2023. </w:t>
      </w:r>
      <w:r w:rsidR="000B7E74">
        <w:rPr>
          <w:rStyle w:val="Strong"/>
          <w:b w:val="0"/>
          <w:bCs/>
        </w:rPr>
        <w:t xml:space="preserve"> </w:t>
      </w:r>
    </w:p>
    <w:p w:rsidR="00BA52AF" w:rsidP="00B41AB2" w:rsidRDefault="00BA52AF" w14:paraId="21AFF1C5" w14:textId="10F6AF7A">
      <w:pPr>
        <w:spacing w:before="0" w:after="0"/>
        <w:jc w:val="both"/>
        <w:rPr>
          <w:rStyle w:val="Strong"/>
          <w:b w:val="0"/>
          <w:bCs/>
        </w:rPr>
      </w:pPr>
    </w:p>
    <w:p w:rsidR="00916367" w:rsidP="00B41AB2" w:rsidRDefault="00F527E7" w14:paraId="762B16DD" w14:textId="0B2E08D4">
      <w:pPr>
        <w:spacing w:before="0" w:after="0"/>
        <w:jc w:val="both"/>
        <w:rPr>
          <w:rStyle w:val="Strong"/>
          <w:b w:val="0"/>
          <w:bCs/>
        </w:rPr>
      </w:pPr>
      <w:r>
        <w:rPr>
          <w:rStyle w:val="Strong"/>
          <w:b w:val="0"/>
          <w:bCs/>
        </w:rPr>
        <w:t xml:space="preserve">  </w:t>
      </w:r>
    </w:p>
    <w:p w:rsidRPr="00820236" w:rsidR="00820236" w:rsidP="00B41AB2" w:rsidRDefault="00820236" w14:paraId="62B69517" w14:textId="22E78C5C">
      <w:pPr>
        <w:spacing w:before="0" w:after="0"/>
        <w:jc w:val="both"/>
        <w:rPr>
          <w:rStyle w:val="Strong"/>
        </w:rPr>
      </w:pPr>
      <w:r w:rsidRPr="00820236">
        <w:rPr>
          <w:rStyle w:val="Strong"/>
        </w:rPr>
        <w:lastRenderedPageBreak/>
        <w:t xml:space="preserve">Table </w:t>
      </w:r>
      <w:r w:rsidR="00F6434E">
        <w:rPr>
          <w:rStyle w:val="Strong"/>
        </w:rPr>
        <w:t>1</w:t>
      </w:r>
      <w:r w:rsidRPr="00820236">
        <w:rPr>
          <w:rStyle w:val="Strong"/>
        </w:rPr>
        <w:t xml:space="preserve">: </w:t>
      </w:r>
      <w:r w:rsidR="00B52B4E">
        <w:rPr>
          <w:rStyle w:val="Strong"/>
        </w:rPr>
        <w:t xml:space="preserve">Summary of </w:t>
      </w:r>
      <w:r w:rsidR="003E5E6B">
        <w:rPr>
          <w:rStyle w:val="Strong"/>
        </w:rPr>
        <w:t>ranking change for domestic universities</w:t>
      </w:r>
    </w:p>
    <w:tbl>
      <w:tblPr>
        <w:tblW w:w="9991" w:type="dxa"/>
        <w:tblLayout w:type="fixed"/>
        <w:tblLook w:val="04A0" w:firstRow="1" w:lastRow="0" w:firstColumn="1" w:lastColumn="0" w:noHBand="0" w:noVBand="1"/>
      </w:tblPr>
      <w:tblGrid>
        <w:gridCol w:w="2251"/>
        <w:gridCol w:w="633"/>
        <w:gridCol w:w="661"/>
        <w:gridCol w:w="1126"/>
        <w:gridCol w:w="897"/>
        <w:gridCol w:w="845"/>
        <w:gridCol w:w="1001"/>
        <w:gridCol w:w="760"/>
        <w:gridCol w:w="893"/>
        <w:gridCol w:w="924"/>
      </w:tblGrid>
      <w:tr w:rsidRPr="001469A3" w:rsidR="001469A3" w:rsidTr="00BE1DFD" w14:paraId="182E1DB5" w14:textId="77777777">
        <w:trPr>
          <w:trHeight w:val="20"/>
        </w:trPr>
        <w:tc>
          <w:tcPr>
            <w:tcW w:w="2251" w:type="dxa"/>
            <w:tcBorders>
              <w:top w:val="single" w:color="auto" w:sz="4" w:space="0"/>
              <w:left w:val="single" w:color="auto" w:sz="4" w:space="0"/>
              <w:bottom w:val="single" w:color="auto" w:sz="4" w:space="0"/>
              <w:right w:val="nil"/>
            </w:tcBorders>
            <w:shd w:val="clear" w:color="000000" w:fill="00B0F0"/>
            <w:noWrap/>
            <w:vAlign w:val="bottom"/>
            <w:hideMark/>
          </w:tcPr>
          <w:p w:rsidRPr="001469A3" w:rsidR="001469A3" w:rsidP="002C466D" w:rsidRDefault="001469A3" w14:paraId="65016EFA" w14:textId="77777777">
            <w:pPr>
              <w:autoSpaceDE/>
              <w:autoSpaceDN/>
              <w:adjustRightInd/>
              <w:spacing w:before="0" w:after="0"/>
              <w:contextualSpacing/>
              <w:jc w:val="center"/>
              <w:rPr>
                <w:rFonts w:ascii="Calibri" w:hAnsi="Calibri" w:eastAsia="Times New Roman" w:cs="Calibri"/>
                <w:b/>
                <w:bCs/>
                <w:color w:val="FFFFFF"/>
                <w:sz w:val="13"/>
                <w:szCs w:val="13"/>
                <w:lang w:eastAsia="en-GB"/>
              </w:rPr>
            </w:pPr>
            <w:r w:rsidRPr="001469A3">
              <w:rPr>
                <w:rFonts w:ascii="Calibri" w:hAnsi="Calibri" w:eastAsia="Times New Roman" w:cs="Calibri"/>
                <w:b/>
                <w:bCs/>
                <w:color w:val="FFFFFF"/>
                <w:sz w:val="13"/>
                <w:szCs w:val="13"/>
                <w:lang w:eastAsia="en-GB"/>
              </w:rPr>
              <w:t xml:space="preserve">University </w:t>
            </w:r>
          </w:p>
        </w:tc>
        <w:tc>
          <w:tcPr>
            <w:tcW w:w="633" w:type="dxa"/>
            <w:tcBorders>
              <w:top w:val="single" w:color="auto" w:sz="4" w:space="0"/>
              <w:left w:val="nil"/>
              <w:bottom w:val="single" w:color="auto" w:sz="4" w:space="0"/>
              <w:right w:val="nil"/>
            </w:tcBorders>
            <w:shd w:val="clear" w:color="000000" w:fill="00B0F0"/>
            <w:vAlign w:val="bottom"/>
            <w:hideMark/>
          </w:tcPr>
          <w:p w:rsidRPr="001469A3" w:rsidR="001469A3" w:rsidP="002C466D" w:rsidRDefault="001469A3" w14:paraId="030B6323" w14:textId="77777777">
            <w:pPr>
              <w:autoSpaceDE/>
              <w:autoSpaceDN/>
              <w:adjustRightInd/>
              <w:spacing w:before="0" w:after="0"/>
              <w:contextualSpacing/>
              <w:jc w:val="center"/>
              <w:rPr>
                <w:rFonts w:ascii="Calibri" w:hAnsi="Calibri" w:eastAsia="Times New Roman" w:cs="Calibri"/>
                <w:b/>
                <w:bCs/>
                <w:color w:val="FFFFFF"/>
                <w:sz w:val="13"/>
                <w:szCs w:val="13"/>
                <w:lang w:eastAsia="en-GB"/>
              </w:rPr>
            </w:pPr>
            <w:r w:rsidRPr="001469A3">
              <w:rPr>
                <w:rFonts w:ascii="Calibri" w:hAnsi="Calibri" w:eastAsia="Times New Roman" w:cs="Calibri"/>
                <w:b/>
                <w:bCs/>
                <w:color w:val="FFFFFF"/>
                <w:sz w:val="13"/>
                <w:szCs w:val="13"/>
                <w:lang w:eastAsia="en-GB"/>
              </w:rPr>
              <w:t xml:space="preserve">Rank </w:t>
            </w:r>
            <w:r w:rsidRPr="001469A3">
              <w:rPr>
                <w:rFonts w:ascii="Calibri" w:hAnsi="Calibri" w:eastAsia="Times New Roman" w:cs="Calibri"/>
                <w:b/>
                <w:bCs/>
                <w:color w:val="FFFFFF"/>
                <w:sz w:val="13"/>
                <w:szCs w:val="13"/>
                <w:lang w:eastAsia="en-GB"/>
              </w:rPr>
              <w:br/>
            </w:r>
            <w:r w:rsidRPr="001469A3">
              <w:rPr>
                <w:rFonts w:ascii="Calibri" w:hAnsi="Calibri" w:eastAsia="Times New Roman" w:cs="Calibri"/>
                <w:b/>
                <w:bCs/>
                <w:color w:val="FFFFFF"/>
                <w:sz w:val="13"/>
                <w:szCs w:val="13"/>
                <w:lang w:eastAsia="en-GB"/>
              </w:rPr>
              <w:t>YoY</w:t>
            </w:r>
          </w:p>
        </w:tc>
        <w:tc>
          <w:tcPr>
            <w:tcW w:w="661" w:type="dxa"/>
            <w:tcBorders>
              <w:top w:val="single" w:color="auto" w:sz="4" w:space="0"/>
              <w:left w:val="nil"/>
              <w:bottom w:val="single" w:color="auto" w:sz="4" w:space="0"/>
              <w:right w:val="nil"/>
            </w:tcBorders>
            <w:shd w:val="clear" w:color="000000" w:fill="00B0F0"/>
            <w:vAlign w:val="bottom"/>
            <w:hideMark/>
          </w:tcPr>
          <w:p w:rsidRPr="001469A3" w:rsidR="001469A3" w:rsidP="002C466D" w:rsidRDefault="001469A3" w14:paraId="66E6E1EC" w14:textId="77777777">
            <w:pPr>
              <w:autoSpaceDE/>
              <w:autoSpaceDN/>
              <w:adjustRightInd/>
              <w:spacing w:before="0" w:after="0"/>
              <w:contextualSpacing/>
              <w:jc w:val="center"/>
              <w:rPr>
                <w:rFonts w:ascii="Calibri" w:hAnsi="Calibri" w:eastAsia="Times New Roman" w:cs="Calibri"/>
                <w:b/>
                <w:bCs/>
                <w:color w:val="FFFFFF"/>
                <w:sz w:val="13"/>
                <w:szCs w:val="13"/>
                <w:lang w:eastAsia="en-GB"/>
              </w:rPr>
            </w:pPr>
            <w:r w:rsidRPr="001469A3">
              <w:rPr>
                <w:rFonts w:ascii="Calibri" w:hAnsi="Calibri" w:eastAsia="Times New Roman" w:cs="Calibri"/>
                <w:b/>
                <w:bCs/>
                <w:color w:val="FFFFFF"/>
                <w:sz w:val="13"/>
                <w:szCs w:val="13"/>
                <w:lang w:eastAsia="en-GB"/>
              </w:rPr>
              <w:t xml:space="preserve">Score </w:t>
            </w:r>
            <w:r w:rsidRPr="001469A3">
              <w:rPr>
                <w:rFonts w:ascii="Calibri" w:hAnsi="Calibri" w:eastAsia="Times New Roman" w:cs="Calibri"/>
                <w:b/>
                <w:bCs/>
                <w:color w:val="FFFFFF"/>
                <w:sz w:val="13"/>
                <w:szCs w:val="13"/>
                <w:lang w:eastAsia="en-GB"/>
              </w:rPr>
              <w:br/>
            </w:r>
            <w:r w:rsidRPr="001469A3">
              <w:rPr>
                <w:rFonts w:ascii="Calibri" w:hAnsi="Calibri" w:eastAsia="Times New Roman" w:cs="Calibri"/>
                <w:b/>
                <w:bCs/>
                <w:color w:val="FFFFFF"/>
                <w:sz w:val="13"/>
                <w:szCs w:val="13"/>
                <w:lang w:eastAsia="en-GB"/>
              </w:rPr>
              <w:t>YoY</w:t>
            </w:r>
          </w:p>
        </w:tc>
        <w:tc>
          <w:tcPr>
            <w:tcW w:w="1126" w:type="dxa"/>
            <w:tcBorders>
              <w:top w:val="single" w:color="auto" w:sz="4" w:space="0"/>
              <w:left w:val="nil"/>
              <w:bottom w:val="single" w:color="auto" w:sz="4" w:space="0"/>
              <w:right w:val="nil"/>
            </w:tcBorders>
            <w:shd w:val="clear" w:color="000000" w:fill="00B0F0"/>
            <w:vAlign w:val="bottom"/>
            <w:hideMark/>
          </w:tcPr>
          <w:p w:rsidRPr="001469A3" w:rsidR="001469A3" w:rsidP="002C466D" w:rsidRDefault="001469A3" w14:paraId="4275FB05" w14:textId="77777777">
            <w:pPr>
              <w:autoSpaceDE/>
              <w:autoSpaceDN/>
              <w:adjustRightInd/>
              <w:spacing w:before="0" w:after="0"/>
              <w:contextualSpacing/>
              <w:jc w:val="center"/>
              <w:rPr>
                <w:rFonts w:ascii="Calibri" w:hAnsi="Calibri" w:eastAsia="Times New Roman" w:cs="Calibri"/>
                <w:b/>
                <w:bCs/>
                <w:color w:val="FFFFFF"/>
                <w:sz w:val="13"/>
                <w:szCs w:val="13"/>
                <w:lang w:eastAsia="en-GB"/>
              </w:rPr>
            </w:pPr>
            <w:r w:rsidRPr="001469A3">
              <w:rPr>
                <w:rFonts w:ascii="Calibri" w:hAnsi="Calibri" w:eastAsia="Times New Roman" w:cs="Calibri"/>
                <w:b/>
                <w:bCs/>
                <w:color w:val="FFFFFF"/>
                <w:sz w:val="13"/>
                <w:szCs w:val="13"/>
                <w:lang w:eastAsia="en-GB"/>
              </w:rPr>
              <w:t>Expected Rank</w:t>
            </w:r>
            <w:r w:rsidRPr="001469A3">
              <w:rPr>
                <w:rFonts w:ascii="Calibri" w:hAnsi="Calibri" w:eastAsia="Times New Roman" w:cs="Calibri"/>
                <w:b/>
                <w:bCs/>
                <w:color w:val="FFFFFF"/>
                <w:sz w:val="13"/>
                <w:szCs w:val="13"/>
                <w:lang w:eastAsia="en-GB"/>
              </w:rPr>
              <w:br/>
            </w:r>
            <w:r w:rsidRPr="001469A3">
              <w:rPr>
                <w:rFonts w:ascii="Calibri" w:hAnsi="Calibri" w:eastAsia="Times New Roman" w:cs="Calibri"/>
                <w:b/>
                <w:bCs/>
                <w:color w:val="FFFFFF"/>
                <w:sz w:val="13"/>
                <w:szCs w:val="13"/>
                <w:lang w:eastAsia="en-GB"/>
              </w:rPr>
              <w:t xml:space="preserve"> Variation</w:t>
            </w:r>
          </w:p>
        </w:tc>
        <w:tc>
          <w:tcPr>
            <w:tcW w:w="897" w:type="dxa"/>
            <w:tcBorders>
              <w:top w:val="single" w:color="auto" w:sz="4" w:space="0"/>
              <w:left w:val="nil"/>
              <w:bottom w:val="single" w:color="auto" w:sz="4" w:space="0"/>
              <w:right w:val="nil"/>
            </w:tcBorders>
            <w:shd w:val="clear" w:color="000000" w:fill="00B0F0"/>
            <w:vAlign w:val="bottom"/>
            <w:hideMark/>
          </w:tcPr>
          <w:p w:rsidRPr="001469A3" w:rsidR="001469A3" w:rsidP="002C466D" w:rsidRDefault="00C53DA9" w14:paraId="432BC8F5" w14:textId="7499046C">
            <w:pPr>
              <w:autoSpaceDE/>
              <w:autoSpaceDN/>
              <w:adjustRightInd/>
              <w:spacing w:before="0" w:after="0"/>
              <w:contextualSpacing/>
              <w:jc w:val="center"/>
              <w:rPr>
                <w:rFonts w:ascii="Calibri" w:hAnsi="Calibri" w:eastAsia="Times New Roman" w:cs="Calibri"/>
                <w:b/>
                <w:bCs/>
                <w:color w:val="FFFFFF"/>
                <w:sz w:val="13"/>
                <w:szCs w:val="13"/>
                <w:lang w:eastAsia="en-GB"/>
              </w:rPr>
            </w:pPr>
            <w:r w:rsidRPr="001469A3">
              <w:rPr>
                <w:rFonts w:ascii="Calibri" w:hAnsi="Calibri" w:eastAsia="Times New Roman" w:cs="Calibri"/>
                <w:b/>
                <w:bCs/>
                <w:color w:val="FFFFFF"/>
                <w:sz w:val="13"/>
                <w:szCs w:val="13"/>
                <w:lang w:eastAsia="en-GB"/>
              </w:rPr>
              <w:t>Significant</w:t>
            </w:r>
            <w:r w:rsidRPr="001469A3" w:rsidR="001469A3">
              <w:rPr>
                <w:rFonts w:ascii="Calibri" w:hAnsi="Calibri" w:eastAsia="Times New Roman" w:cs="Calibri"/>
                <w:b/>
                <w:bCs/>
                <w:color w:val="FFFFFF"/>
                <w:sz w:val="13"/>
                <w:szCs w:val="13"/>
                <w:lang w:eastAsia="en-GB"/>
              </w:rPr>
              <w:br/>
            </w:r>
            <w:r w:rsidRPr="001469A3" w:rsidR="001469A3">
              <w:rPr>
                <w:rFonts w:ascii="Calibri" w:hAnsi="Calibri" w:eastAsia="Times New Roman" w:cs="Calibri"/>
                <w:b/>
                <w:bCs/>
                <w:color w:val="FFFFFF"/>
                <w:sz w:val="13"/>
                <w:szCs w:val="13"/>
                <w:lang w:eastAsia="en-GB"/>
              </w:rPr>
              <w:t xml:space="preserve"> Change</w:t>
            </w:r>
          </w:p>
        </w:tc>
        <w:tc>
          <w:tcPr>
            <w:tcW w:w="845" w:type="dxa"/>
            <w:tcBorders>
              <w:top w:val="single" w:color="auto" w:sz="4" w:space="0"/>
              <w:left w:val="nil"/>
              <w:bottom w:val="single" w:color="auto" w:sz="4" w:space="0"/>
              <w:right w:val="nil"/>
            </w:tcBorders>
            <w:shd w:val="clear" w:color="000000" w:fill="00B0F0"/>
            <w:vAlign w:val="bottom"/>
            <w:hideMark/>
          </w:tcPr>
          <w:p w:rsidRPr="001469A3" w:rsidR="001469A3" w:rsidP="002C466D" w:rsidRDefault="001469A3" w14:paraId="01C92631" w14:textId="77777777">
            <w:pPr>
              <w:autoSpaceDE/>
              <w:autoSpaceDN/>
              <w:adjustRightInd/>
              <w:spacing w:before="0" w:after="0"/>
              <w:contextualSpacing/>
              <w:jc w:val="center"/>
              <w:rPr>
                <w:rFonts w:ascii="Calibri" w:hAnsi="Calibri" w:eastAsia="Times New Roman" w:cs="Calibri"/>
                <w:b/>
                <w:bCs/>
                <w:color w:val="FFFFFF"/>
                <w:sz w:val="13"/>
                <w:szCs w:val="13"/>
                <w:lang w:eastAsia="en-GB"/>
              </w:rPr>
            </w:pPr>
            <w:r w:rsidRPr="001469A3">
              <w:rPr>
                <w:rFonts w:ascii="Calibri" w:hAnsi="Calibri" w:eastAsia="Times New Roman" w:cs="Calibri"/>
                <w:b/>
                <w:bCs/>
                <w:color w:val="FFFFFF"/>
                <w:sz w:val="13"/>
                <w:szCs w:val="13"/>
                <w:lang w:eastAsia="en-GB"/>
              </w:rPr>
              <w:t xml:space="preserve">Teaching </w:t>
            </w:r>
            <w:r w:rsidRPr="001469A3">
              <w:rPr>
                <w:rFonts w:ascii="Calibri" w:hAnsi="Calibri" w:eastAsia="Times New Roman" w:cs="Calibri"/>
                <w:b/>
                <w:bCs/>
                <w:color w:val="FFFFFF"/>
                <w:sz w:val="13"/>
                <w:szCs w:val="13"/>
                <w:lang w:eastAsia="en-GB"/>
              </w:rPr>
              <w:br/>
            </w:r>
            <w:r w:rsidRPr="001469A3">
              <w:rPr>
                <w:rFonts w:ascii="Calibri" w:hAnsi="Calibri" w:eastAsia="Times New Roman" w:cs="Calibri"/>
                <w:b/>
                <w:bCs/>
                <w:color w:val="FFFFFF"/>
                <w:sz w:val="13"/>
                <w:szCs w:val="13"/>
                <w:lang w:eastAsia="en-GB"/>
              </w:rPr>
              <w:t>YoY</w:t>
            </w:r>
          </w:p>
        </w:tc>
        <w:tc>
          <w:tcPr>
            <w:tcW w:w="1001" w:type="dxa"/>
            <w:tcBorders>
              <w:top w:val="single" w:color="auto" w:sz="4" w:space="0"/>
              <w:left w:val="nil"/>
              <w:bottom w:val="single" w:color="auto" w:sz="4" w:space="0"/>
              <w:right w:val="nil"/>
            </w:tcBorders>
            <w:shd w:val="clear" w:color="000000" w:fill="00B0F0"/>
            <w:vAlign w:val="bottom"/>
            <w:hideMark/>
          </w:tcPr>
          <w:p w:rsidRPr="001469A3" w:rsidR="001469A3" w:rsidP="002C466D" w:rsidRDefault="001469A3" w14:paraId="1CCAC858" w14:textId="77777777">
            <w:pPr>
              <w:autoSpaceDE/>
              <w:autoSpaceDN/>
              <w:adjustRightInd/>
              <w:spacing w:before="0" w:after="0"/>
              <w:contextualSpacing/>
              <w:jc w:val="center"/>
              <w:rPr>
                <w:rFonts w:ascii="Calibri" w:hAnsi="Calibri" w:eastAsia="Times New Roman" w:cs="Calibri"/>
                <w:b/>
                <w:bCs/>
                <w:color w:val="FFFFFF"/>
                <w:sz w:val="13"/>
                <w:szCs w:val="13"/>
                <w:lang w:eastAsia="en-GB"/>
              </w:rPr>
            </w:pPr>
            <w:r w:rsidRPr="001469A3">
              <w:rPr>
                <w:rFonts w:ascii="Calibri" w:hAnsi="Calibri" w:eastAsia="Times New Roman" w:cs="Calibri"/>
                <w:b/>
                <w:bCs/>
                <w:color w:val="FFFFFF"/>
                <w:sz w:val="13"/>
                <w:szCs w:val="13"/>
                <w:lang w:eastAsia="en-GB"/>
              </w:rPr>
              <w:t xml:space="preserve">Research </w:t>
            </w:r>
            <w:r w:rsidRPr="001469A3">
              <w:rPr>
                <w:rFonts w:ascii="Calibri" w:hAnsi="Calibri" w:eastAsia="Times New Roman" w:cs="Calibri"/>
                <w:b/>
                <w:bCs/>
                <w:color w:val="FFFFFF"/>
                <w:sz w:val="13"/>
                <w:szCs w:val="13"/>
                <w:lang w:eastAsia="en-GB"/>
              </w:rPr>
              <w:br/>
            </w:r>
            <w:r w:rsidRPr="001469A3">
              <w:rPr>
                <w:rFonts w:ascii="Calibri" w:hAnsi="Calibri" w:eastAsia="Times New Roman" w:cs="Calibri"/>
                <w:b/>
                <w:bCs/>
                <w:color w:val="FFFFFF"/>
                <w:sz w:val="13"/>
                <w:szCs w:val="13"/>
                <w:lang w:eastAsia="en-GB"/>
              </w:rPr>
              <w:t>YoY</w:t>
            </w:r>
          </w:p>
        </w:tc>
        <w:tc>
          <w:tcPr>
            <w:tcW w:w="760" w:type="dxa"/>
            <w:tcBorders>
              <w:top w:val="single" w:color="auto" w:sz="4" w:space="0"/>
              <w:left w:val="nil"/>
              <w:bottom w:val="single" w:color="auto" w:sz="4" w:space="0"/>
              <w:right w:val="nil"/>
            </w:tcBorders>
            <w:shd w:val="clear" w:color="000000" w:fill="00B0F0"/>
            <w:noWrap/>
            <w:vAlign w:val="bottom"/>
            <w:hideMark/>
          </w:tcPr>
          <w:p w:rsidR="001469A3" w:rsidP="002C466D" w:rsidRDefault="001469A3" w14:paraId="700B840C" w14:textId="77777777">
            <w:pPr>
              <w:autoSpaceDE/>
              <w:autoSpaceDN/>
              <w:adjustRightInd/>
              <w:spacing w:before="0" w:after="0"/>
              <w:contextualSpacing/>
              <w:jc w:val="center"/>
              <w:rPr>
                <w:rFonts w:ascii="Calibri" w:hAnsi="Calibri" w:eastAsia="Times New Roman" w:cs="Calibri"/>
                <w:b/>
                <w:bCs/>
                <w:color w:val="FFFFFF"/>
                <w:sz w:val="13"/>
                <w:szCs w:val="13"/>
                <w:lang w:eastAsia="en-GB"/>
              </w:rPr>
            </w:pPr>
            <w:r w:rsidRPr="001469A3">
              <w:rPr>
                <w:rFonts w:ascii="Calibri" w:hAnsi="Calibri" w:eastAsia="Times New Roman" w:cs="Calibri"/>
                <w:b/>
                <w:bCs/>
                <w:color w:val="FFFFFF"/>
                <w:sz w:val="13"/>
                <w:szCs w:val="13"/>
                <w:lang w:eastAsia="en-GB"/>
              </w:rPr>
              <w:t>Citations</w:t>
            </w:r>
          </w:p>
          <w:p w:rsidRPr="001469A3" w:rsidR="00596282" w:rsidP="002C466D" w:rsidRDefault="00596282" w14:paraId="2A74A7B2" w14:textId="7F59B6C4">
            <w:pPr>
              <w:autoSpaceDE/>
              <w:autoSpaceDN/>
              <w:adjustRightInd/>
              <w:spacing w:before="0" w:after="0"/>
              <w:contextualSpacing/>
              <w:jc w:val="center"/>
              <w:rPr>
                <w:rFonts w:ascii="Calibri" w:hAnsi="Calibri" w:eastAsia="Times New Roman" w:cs="Calibri"/>
                <w:b/>
                <w:bCs/>
                <w:color w:val="FFFFFF"/>
                <w:sz w:val="13"/>
                <w:szCs w:val="13"/>
                <w:lang w:eastAsia="en-GB"/>
              </w:rPr>
            </w:pPr>
            <w:r>
              <w:rPr>
                <w:rFonts w:ascii="Calibri" w:hAnsi="Calibri" w:eastAsia="Times New Roman" w:cs="Calibri"/>
                <w:b/>
                <w:bCs/>
                <w:color w:val="FFFFFF"/>
                <w:sz w:val="13"/>
                <w:szCs w:val="13"/>
                <w:lang w:eastAsia="en-GB"/>
              </w:rPr>
              <w:t>YoY</w:t>
            </w:r>
          </w:p>
        </w:tc>
        <w:tc>
          <w:tcPr>
            <w:tcW w:w="893" w:type="dxa"/>
            <w:tcBorders>
              <w:top w:val="single" w:color="auto" w:sz="4" w:space="0"/>
              <w:left w:val="nil"/>
              <w:bottom w:val="single" w:color="auto" w:sz="4" w:space="0"/>
              <w:right w:val="nil"/>
            </w:tcBorders>
            <w:shd w:val="clear" w:color="000000" w:fill="00B0F0"/>
            <w:vAlign w:val="bottom"/>
            <w:hideMark/>
          </w:tcPr>
          <w:p w:rsidRPr="001469A3" w:rsidR="001469A3" w:rsidP="002C466D" w:rsidRDefault="001469A3" w14:paraId="58522C55" w14:textId="00D15082">
            <w:pPr>
              <w:autoSpaceDE/>
              <w:autoSpaceDN/>
              <w:adjustRightInd/>
              <w:spacing w:before="0" w:after="0"/>
              <w:contextualSpacing/>
              <w:jc w:val="center"/>
              <w:rPr>
                <w:rFonts w:ascii="Calibri" w:hAnsi="Calibri" w:eastAsia="Times New Roman" w:cs="Calibri"/>
                <w:b/>
                <w:bCs/>
                <w:color w:val="FFFFFF"/>
                <w:sz w:val="13"/>
                <w:szCs w:val="13"/>
                <w:lang w:eastAsia="en-GB"/>
              </w:rPr>
            </w:pPr>
            <w:r w:rsidRPr="001469A3">
              <w:rPr>
                <w:rFonts w:ascii="Calibri" w:hAnsi="Calibri" w:eastAsia="Times New Roman" w:cs="Calibri"/>
                <w:b/>
                <w:bCs/>
                <w:color w:val="FFFFFF"/>
                <w:sz w:val="13"/>
                <w:szCs w:val="13"/>
                <w:lang w:eastAsia="en-GB"/>
              </w:rPr>
              <w:t xml:space="preserve">Industry </w:t>
            </w:r>
            <w:r w:rsidRPr="001469A3">
              <w:rPr>
                <w:rFonts w:ascii="Calibri" w:hAnsi="Calibri" w:eastAsia="Times New Roman" w:cs="Calibri"/>
                <w:b/>
                <w:bCs/>
                <w:color w:val="FFFFFF"/>
                <w:sz w:val="13"/>
                <w:szCs w:val="13"/>
                <w:lang w:eastAsia="en-GB"/>
              </w:rPr>
              <w:br/>
            </w:r>
            <w:r w:rsidRPr="001469A3">
              <w:rPr>
                <w:rFonts w:ascii="Calibri" w:hAnsi="Calibri" w:eastAsia="Times New Roman" w:cs="Calibri"/>
                <w:b/>
                <w:bCs/>
                <w:color w:val="FFFFFF"/>
                <w:sz w:val="13"/>
                <w:szCs w:val="13"/>
                <w:lang w:eastAsia="en-GB"/>
              </w:rPr>
              <w:t>Income</w:t>
            </w:r>
            <w:r w:rsidR="00596282">
              <w:rPr>
                <w:rFonts w:ascii="Calibri" w:hAnsi="Calibri" w:eastAsia="Times New Roman" w:cs="Calibri"/>
                <w:b/>
                <w:bCs/>
                <w:color w:val="FFFFFF"/>
                <w:sz w:val="13"/>
                <w:szCs w:val="13"/>
                <w:lang w:eastAsia="en-GB"/>
              </w:rPr>
              <w:t xml:space="preserve"> YoY</w:t>
            </w:r>
          </w:p>
        </w:tc>
        <w:tc>
          <w:tcPr>
            <w:tcW w:w="924" w:type="dxa"/>
            <w:tcBorders>
              <w:top w:val="single" w:color="auto" w:sz="4" w:space="0"/>
              <w:left w:val="nil"/>
              <w:bottom w:val="single" w:color="auto" w:sz="4" w:space="0"/>
              <w:right w:val="single" w:color="auto" w:sz="4" w:space="0"/>
            </w:tcBorders>
            <w:shd w:val="clear" w:color="000000" w:fill="00B0F0"/>
            <w:vAlign w:val="bottom"/>
            <w:hideMark/>
          </w:tcPr>
          <w:p w:rsidRPr="001469A3" w:rsidR="001469A3" w:rsidP="002C466D" w:rsidRDefault="001469A3" w14:paraId="637B9C75" w14:textId="10DAC7B8">
            <w:pPr>
              <w:autoSpaceDE/>
              <w:autoSpaceDN/>
              <w:adjustRightInd/>
              <w:spacing w:before="0" w:after="0"/>
              <w:contextualSpacing/>
              <w:jc w:val="center"/>
              <w:rPr>
                <w:rFonts w:ascii="Calibri" w:hAnsi="Calibri" w:eastAsia="Times New Roman" w:cs="Calibri"/>
                <w:b/>
                <w:bCs/>
                <w:color w:val="FFFFFF"/>
                <w:sz w:val="13"/>
                <w:szCs w:val="13"/>
                <w:lang w:eastAsia="en-GB"/>
              </w:rPr>
            </w:pPr>
            <w:r w:rsidRPr="001469A3">
              <w:rPr>
                <w:rFonts w:ascii="Calibri" w:hAnsi="Calibri" w:eastAsia="Times New Roman" w:cs="Calibri"/>
                <w:b/>
                <w:bCs/>
                <w:color w:val="FFFFFF"/>
                <w:sz w:val="13"/>
                <w:szCs w:val="13"/>
                <w:lang w:eastAsia="en-GB"/>
              </w:rPr>
              <w:t xml:space="preserve">International </w:t>
            </w:r>
            <w:r w:rsidRPr="001469A3">
              <w:rPr>
                <w:rFonts w:ascii="Calibri" w:hAnsi="Calibri" w:eastAsia="Times New Roman" w:cs="Calibri"/>
                <w:b/>
                <w:bCs/>
                <w:color w:val="FFFFFF"/>
                <w:sz w:val="13"/>
                <w:szCs w:val="13"/>
                <w:lang w:eastAsia="en-GB"/>
              </w:rPr>
              <w:br/>
            </w:r>
            <w:r w:rsidRPr="001469A3">
              <w:rPr>
                <w:rFonts w:ascii="Calibri" w:hAnsi="Calibri" w:eastAsia="Times New Roman" w:cs="Calibri"/>
                <w:b/>
                <w:bCs/>
                <w:color w:val="FFFFFF"/>
                <w:sz w:val="13"/>
                <w:szCs w:val="13"/>
                <w:lang w:eastAsia="en-GB"/>
              </w:rPr>
              <w:t>Outlook</w:t>
            </w:r>
            <w:r w:rsidR="00596282">
              <w:rPr>
                <w:rFonts w:ascii="Calibri" w:hAnsi="Calibri" w:eastAsia="Times New Roman" w:cs="Calibri"/>
                <w:b/>
                <w:bCs/>
                <w:color w:val="FFFFFF"/>
                <w:sz w:val="13"/>
                <w:szCs w:val="13"/>
                <w:lang w:eastAsia="en-GB"/>
              </w:rPr>
              <w:t xml:space="preserve"> YoY</w:t>
            </w:r>
          </w:p>
        </w:tc>
      </w:tr>
      <w:tr w:rsidRPr="001469A3" w:rsidR="001469A3" w:rsidTr="00BE1DFD" w14:paraId="2597F8E9" w14:textId="77777777">
        <w:trPr>
          <w:trHeight w:val="20"/>
        </w:trPr>
        <w:tc>
          <w:tcPr>
            <w:tcW w:w="2251" w:type="dxa"/>
            <w:tcBorders>
              <w:top w:val="nil"/>
              <w:left w:val="single" w:color="auto" w:sz="4" w:space="0"/>
              <w:bottom w:val="single" w:color="auto" w:sz="4" w:space="0"/>
              <w:right w:val="single" w:color="auto" w:sz="4" w:space="0"/>
            </w:tcBorders>
            <w:shd w:val="clear" w:color="auto" w:fill="auto"/>
            <w:noWrap/>
            <w:vAlign w:val="bottom"/>
            <w:hideMark/>
          </w:tcPr>
          <w:p w:rsidRPr="001469A3" w:rsidR="001469A3" w:rsidP="002C466D" w:rsidRDefault="001469A3" w14:paraId="3C365D21"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Monash University</w:t>
            </w:r>
          </w:p>
        </w:tc>
        <w:tc>
          <w:tcPr>
            <w:tcW w:w="63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C02091" w14:paraId="0C9F938F" w14:textId="6E217358">
            <w:pPr>
              <w:autoSpaceDE/>
              <w:autoSpaceDN/>
              <w:adjustRightInd/>
              <w:spacing w:before="0" w:after="0"/>
              <w:contextualSpacing/>
              <w:jc w:val="center"/>
              <w:rPr>
                <w:rFonts w:ascii="Calibri" w:hAnsi="Calibri" w:eastAsia="Times New Roman" w:cs="Calibri"/>
                <w:b/>
                <w:bCs/>
                <w:color w:val="000000"/>
                <w:sz w:val="13"/>
                <w:szCs w:val="13"/>
                <w:lang w:eastAsia="en-GB"/>
              </w:rPr>
            </w:pPr>
            <w:r>
              <w:rPr>
                <w:rFonts w:ascii="Calibri" w:hAnsi="Calibri" w:eastAsia="Times New Roman" w:cs="Calibri"/>
                <w:b/>
                <w:bCs/>
                <w:color w:val="000000"/>
                <w:sz w:val="13"/>
                <w:szCs w:val="13"/>
                <w:lang w:eastAsia="en-GB"/>
              </w:rPr>
              <w:t>+</w:t>
            </w:r>
            <w:r w:rsidRPr="001469A3" w:rsidR="001469A3">
              <w:rPr>
                <w:rFonts w:ascii="Calibri" w:hAnsi="Calibri" w:eastAsia="Times New Roman" w:cs="Calibri"/>
                <w:b/>
                <w:bCs/>
                <w:color w:val="000000"/>
                <w:sz w:val="13"/>
                <w:szCs w:val="13"/>
                <w:lang w:eastAsia="en-GB"/>
              </w:rPr>
              <w:t>13</w:t>
            </w:r>
          </w:p>
        </w:tc>
        <w:tc>
          <w:tcPr>
            <w:tcW w:w="66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60EC7CE2"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3.7</w:t>
            </w:r>
          </w:p>
        </w:tc>
        <w:tc>
          <w:tcPr>
            <w:tcW w:w="1126"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5F0043" w14:paraId="6B7FE32F" w14:textId="4BF6971B">
            <w:pPr>
              <w:autoSpaceDE/>
              <w:autoSpaceDN/>
              <w:adjustRightInd/>
              <w:spacing w:before="0" w:after="0"/>
              <w:contextualSpacing/>
              <w:jc w:val="center"/>
              <w:rPr>
                <w:rFonts w:ascii="Calibri" w:hAnsi="Calibri" w:eastAsia="Times New Roman" w:cs="Calibri"/>
                <w:b/>
                <w:bCs/>
                <w:color w:val="000000"/>
                <w:sz w:val="13"/>
                <w:szCs w:val="13"/>
                <w:lang w:eastAsia="en-GB"/>
              </w:rPr>
            </w:pPr>
            <w:r>
              <w:rPr>
                <w:rFonts w:ascii="Symbol" w:hAnsi="Symbol" w:eastAsia="Symbol" w:cs="Symbol"/>
                <w:b/>
                <w:bCs/>
                <w:color w:val="000000"/>
                <w:sz w:val="13"/>
                <w:szCs w:val="13"/>
                <w:lang w:eastAsia="en-GB"/>
              </w:rPr>
              <w:t>±</w:t>
            </w:r>
            <w:r w:rsidR="00023D7B">
              <w:rPr>
                <w:rFonts w:ascii="Calibri" w:hAnsi="Calibri" w:eastAsia="Times New Roman" w:cs="Calibri"/>
                <w:b/>
                <w:bCs/>
                <w:color w:val="000000"/>
                <w:sz w:val="13"/>
                <w:szCs w:val="13"/>
                <w:lang w:eastAsia="en-GB"/>
              </w:rPr>
              <w:t xml:space="preserve"> </w:t>
            </w:r>
            <w:r w:rsidRPr="001469A3" w:rsidR="001469A3">
              <w:rPr>
                <w:rFonts w:ascii="Calibri" w:hAnsi="Calibri" w:eastAsia="Times New Roman" w:cs="Calibri"/>
                <w:b/>
                <w:bCs/>
                <w:color w:val="000000"/>
                <w:sz w:val="13"/>
                <w:szCs w:val="13"/>
                <w:lang w:eastAsia="en-GB"/>
              </w:rPr>
              <w:t>10.5</w:t>
            </w:r>
          </w:p>
        </w:tc>
        <w:tc>
          <w:tcPr>
            <w:tcW w:w="897"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243B704C"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 xml:space="preserve"> Yes </w:t>
            </w:r>
          </w:p>
        </w:tc>
        <w:tc>
          <w:tcPr>
            <w:tcW w:w="845"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174FCE95"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2.6</w:t>
            </w:r>
          </w:p>
        </w:tc>
        <w:tc>
          <w:tcPr>
            <w:tcW w:w="1001" w:type="dxa"/>
            <w:tcBorders>
              <w:top w:val="nil"/>
              <w:left w:val="nil"/>
              <w:bottom w:val="single" w:color="auto" w:sz="4" w:space="0"/>
              <w:right w:val="single" w:color="auto" w:sz="4" w:space="0"/>
            </w:tcBorders>
            <w:shd w:val="clear" w:color="000000" w:fill="A9D08E"/>
            <w:noWrap/>
            <w:vAlign w:val="bottom"/>
            <w:hideMark/>
          </w:tcPr>
          <w:p w:rsidRPr="001469A3" w:rsidR="001469A3" w:rsidP="002C466D" w:rsidRDefault="001469A3" w14:paraId="6BB4DBBB"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7</w:t>
            </w:r>
          </w:p>
        </w:tc>
        <w:tc>
          <w:tcPr>
            <w:tcW w:w="760"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145E7837"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2.7</w:t>
            </w:r>
          </w:p>
        </w:tc>
        <w:tc>
          <w:tcPr>
            <w:tcW w:w="89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0736A363"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-0.8</w:t>
            </w:r>
          </w:p>
        </w:tc>
        <w:tc>
          <w:tcPr>
            <w:tcW w:w="924"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5626B26E"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0</w:t>
            </w:r>
          </w:p>
        </w:tc>
      </w:tr>
      <w:tr w:rsidRPr="001469A3" w:rsidR="001469A3" w:rsidTr="00BE1DFD" w14:paraId="615BF9CA" w14:textId="77777777">
        <w:trPr>
          <w:trHeight w:val="20"/>
        </w:trPr>
        <w:tc>
          <w:tcPr>
            <w:tcW w:w="2251" w:type="dxa"/>
            <w:tcBorders>
              <w:top w:val="nil"/>
              <w:left w:val="single" w:color="auto" w:sz="4" w:space="0"/>
              <w:bottom w:val="single" w:color="auto" w:sz="4" w:space="0"/>
              <w:right w:val="single" w:color="auto" w:sz="4" w:space="0"/>
            </w:tcBorders>
            <w:shd w:val="clear" w:color="auto" w:fill="auto"/>
            <w:noWrap/>
            <w:vAlign w:val="bottom"/>
            <w:hideMark/>
          </w:tcPr>
          <w:p w:rsidRPr="001469A3" w:rsidR="001469A3" w:rsidP="002C466D" w:rsidRDefault="001469A3" w14:paraId="5234B90B"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University of Adelaide</w:t>
            </w:r>
          </w:p>
        </w:tc>
        <w:tc>
          <w:tcPr>
            <w:tcW w:w="63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C02091" w14:paraId="4BABAFE4" w14:textId="1452F2D4">
            <w:pPr>
              <w:autoSpaceDE/>
              <w:autoSpaceDN/>
              <w:adjustRightInd/>
              <w:spacing w:before="0" w:after="0"/>
              <w:contextualSpacing/>
              <w:jc w:val="center"/>
              <w:rPr>
                <w:rFonts w:ascii="Calibri" w:hAnsi="Calibri" w:eastAsia="Times New Roman" w:cs="Calibri"/>
                <w:b/>
                <w:bCs/>
                <w:color w:val="000000"/>
                <w:sz w:val="13"/>
                <w:szCs w:val="13"/>
                <w:lang w:eastAsia="en-GB"/>
              </w:rPr>
            </w:pPr>
            <w:r>
              <w:rPr>
                <w:rFonts w:ascii="Calibri" w:hAnsi="Calibri" w:eastAsia="Times New Roman" w:cs="Calibri"/>
                <w:b/>
                <w:bCs/>
                <w:color w:val="000000"/>
                <w:sz w:val="13"/>
                <w:szCs w:val="13"/>
                <w:lang w:eastAsia="en-GB"/>
              </w:rPr>
              <w:t>+</w:t>
            </w:r>
            <w:r w:rsidRPr="001469A3" w:rsidR="001469A3">
              <w:rPr>
                <w:rFonts w:ascii="Calibri" w:hAnsi="Calibri" w:eastAsia="Times New Roman" w:cs="Calibri"/>
                <w:b/>
                <w:bCs/>
                <w:color w:val="000000"/>
                <w:sz w:val="13"/>
                <w:szCs w:val="13"/>
                <w:lang w:eastAsia="en-GB"/>
              </w:rPr>
              <w:t>23</w:t>
            </w:r>
          </w:p>
        </w:tc>
        <w:tc>
          <w:tcPr>
            <w:tcW w:w="66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14878FF4"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3.5</w:t>
            </w:r>
          </w:p>
        </w:tc>
        <w:tc>
          <w:tcPr>
            <w:tcW w:w="1126"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5F0043" w14:paraId="2FAA3A1D" w14:textId="4E0FBDCD">
            <w:pPr>
              <w:autoSpaceDE/>
              <w:autoSpaceDN/>
              <w:adjustRightInd/>
              <w:spacing w:before="0" w:after="0"/>
              <w:contextualSpacing/>
              <w:jc w:val="center"/>
              <w:rPr>
                <w:rFonts w:ascii="Calibri" w:hAnsi="Calibri" w:eastAsia="Times New Roman" w:cs="Calibri"/>
                <w:b/>
                <w:bCs/>
                <w:color w:val="000000"/>
                <w:sz w:val="13"/>
                <w:szCs w:val="13"/>
                <w:lang w:eastAsia="en-GB"/>
              </w:rPr>
            </w:pPr>
            <w:r>
              <w:rPr>
                <w:rFonts w:ascii="Symbol" w:hAnsi="Symbol" w:eastAsia="Symbol" w:cs="Symbol"/>
                <w:b/>
                <w:bCs/>
                <w:color w:val="000000"/>
                <w:sz w:val="13"/>
                <w:szCs w:val="13"/>
                <w:lang w:eastAsia="en-GB"/>
              </w:rPr>
              <w:t>±</w:t>
            </w:r>
            <w:r w:rsidR="00023D7B">
              <w:rPr>
                <w:rFonts w:ascii="Calibri" w:hAnsi="Calibri" w:eastAsia="Times New Roman" w:cs="Calibri"/>
                <w:b/>
                <w:bCs/>
                <w:color w:val="000000"/>
                <w:sz w:val="13"/>
                <w:szCs w:val="13"/>
                <w:lang w:eastAsia="en-GB"/>
              </w:rPr>
              <w:t xml:space="preserve"> </w:t>
            </w:r>
            <w:r w:rsidRPr="001469A3" w:rsidR="001469A3">
              <w:rPr>
                <w:rFonts w:ascii="Calibri" w:hAnsi="Calibri" w:eastAsia="Times New Roman" w:cs="Calibri"/>
                <w:b/>
                <w:bCs/>
                <w:color w:val="000000"/>
                <w:sz w:val="13"/>
                <w:szCs w:val="13"/>
                <w:lang w:eastAsia="en-GB"/>
              </w:rPr>
              <w:t>18.4</w:t>
            </w:r>
          </w:p>
        </w:tc>
        <w:tc>
          <w:tcPr>
            <w:tcW w:w="897"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30844666"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 xml:space="preserve"> Yes </w:t>
            </w:r>
          </w:p>
        </w:tc>
        <w:tc>
          <w:tcPr>
            <w:tcW w:w="845" w:type="dxa"/>
            <w:tcBorders>
              <w:top w:val="nil"/>
              <w:left w:val="nil"/>
              <w:bottom w:val="single" w:color="auto" w:sz="4" w:space="0"/>
              <w:right w:val="single" w:color="auto" w:sz="4" w:space="0"/>
            </w:tcBorders>
            <w:shd w:val="clear" w:color="000000" w:fill="A9D08E"/>
            <w:noWrap/>
            <w:vAlign w:val="bottom"/>
            <w:hideMark/>
          </w:tcPr>
          <w:p w:rsidRPr="001469A3" w:rsidR="001469A3" w:rsidP="002C466D" w:rsidRDefault="001469A3" w14:paraId="5D8D850E"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7.1</w:t>
            </w:r>
          </w:p>
        </w:tc>
        <w:tc>
          <w:tcPr>
            <w:tcW w:w="100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1936474D"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6.6</w:t>
            </w:r>
          </w:p>
        </w:tc>
        <w:tc>
          <w:tcPr>
            <w:tcW w:w="760"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525A06F3"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-2.1</w:t>
            </w:r>
          </w:p>
        </w:tc>
        <w:tc>
          <w:tcPr>
            <w:tcW w:w="89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62C97809"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-0.2</w:t>
            </w:r>
          </w:p>
        </w:tc>
        <w:tc>
          <w:tcPr>
            <w:tcW w:w="924"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660ED05A"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-0.1</w:t>
            </w:r>
          </w:p>
        </w:tc>
      </w:tr>
      <w:tr w:rsidRPr="001469A3" w:rsidR="001469A3" w:rsidTr="00BE1DFD" w14:paraId="5CC1DE52" w14:textId="77777777">
        <w:trPr>
          <w:trHeight w:val="20"/>
        </w:trPr>
        <w:tc>
          <w:tcPr>
            <w:tcW w:w="2251" w:type="dxa"/>
            <w:tcBorders>
              <w:top w:val="nil"/>
              <w:left w:val="single" w:color="auto" w:sz="4" w:space="0"/>
              <w:bottom w:val="single" w:color="auto" w:sz="4" w:space="0"/>
              <w:right w:val="single" w:color="auto" w:sz="4" w:space="0"/>
            </w:tcBorders>
            <w:shd w:val="clear" w:color="auto" w:fill="auto"/>
            <w:noWrap/>
            <w:vAlign w:val="bottom"/>
            <w:hideMark/>
          </w:tcPr>
          <w:p w:rsidRPr="001469A3" w:rsidR="001469A3" w:rsidP="002C466D" w:rsidRDefault="001469A3" w14:paraId="208AA635"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University of Technology Sydney</w:t>
            </w:r>
          </w:p>
        </w:tc>
        <w:tc>
          <w:tcPr>
            <w:tcW w:w="63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C02091" w14:paraId="02170158" w14:textId="4D3A6C3B">
            <w:pPr>
              <w:autoSpaceDE/>
              <w:autoSpaceDN/>
              <w:adjustRightInd/>
              <w:spacing w:before="0" w:after="0"/>
              <w:contextualSpacing/>
              <w:jc w:val="center"/>
              <w:rPr>
                <w:rFonts w:ascii="Calibri" w:hAnsi="Calibri" w:eastAsia="Times New Roman" w:cs="Calibri"/>
                <w:b/>
                <w:bCs/>
                <w:color w:val="000000"/>
                <w:sz w:val="13"/>
                <w:szCs w:val="13"/>
                <w:lang w:eastAsia="en-GB"/>
              </w:rPr>
            </w:pPr>
            <w:r>
              <w:rPr>
                <w:rFonts w:ascii="Calibri" w:hAnsi="Calibri" w:eastAsia="Times New Roman" w:cs="Calibri"/>
                <w:b/>
                <w:bCs/>
                <w:color w:val="000000"/>
                <w:sz w:val="13"/>
                <w:szCs w:val="13"/>
                <w:lang w:eastAsia="en-GB"/>
              </w:rPr>
              <w:t>+</w:t>
            </w:r>
            <w:r w:rsidRPr="001469A3" w:rsidR="001469A3">
              <w:rPr>
                <w:rFonts w:ascii="Calibri" w:hAnsi="Calibri" w:eastAsia="Times New Roman" w:cs="Calibri"/>
                <w:b/>
                <w:bCs/>
                <w:color w:val="000000"/>
                <w:sz w:val="13"/>
                <w:szCs w:val="13"/>
                <w:lang w:eastAsia="en-GB"/>
              </w:rPr>
              <w:t>10</w:t>
            </w:r>
          </w:p>
        </w:tc>
        <w:tc>
          <w:tcPr>
            <w:tcW w:w="66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479B4863"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1.5</w:t>
            </w:r>
          </w:p>
        </w:tc>
        <w:tc>
          <w:tcPr>
            <w:tcW w:w="1126"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5F0043" w14:paraId="2B34D962" w14:textId="4CF136E4">
            <w:pPr>
              <w:autoSpaceDE/>
              <w:autoSpaceDN/>
              <w:adjustRightInd/>
              <w:spacing w:before="0" w:after="0"/>
              <w:contextualSpacing/>
              <w:jc w:val="center"/>
              <w:rPr>
                <w:rFonts w:ascii="Calibri" w:hAnsi="Calibri" w:eastAsia="Times New Roman" w:cs="Calibri"/>
                <w:b/>
                <w:bCs/>
                <w:color w:val="000000"/>
                <w:sz w:val="13"/>
                <w:szCs w:val="13"/>
                <w:lang w:eastAsia="en-GB"/>
              </w:rPr>
            </w:pPr>
            <w:r>
              <w:rPr>
                <w:rFonts w:ascii="Symbol" w:hAnsi="Symbol" w:eastAsia="Symbol" w:cs="Symbol"/>
                <w:b/>
                <w:bCs/>
                <w:color w:val="000000"/>
                <w:sz w:val="13"/>
                <w:szCs w:val="13"/>
                <w:lang w:eastAsia="en-GB"/>
              </w:rPr>
              <w:t>±</w:t>
            </w:r>
            <w:r w:rsidR="00023D7B">
              <w:rPr>
                <w:rFonts w:ascii="Calibri" w:hAnsi="Calibri" w:eastAsia="Times New Roman" w:cs="Calibri"/>
                <w:b/>
                <w:bCs/>
                <w:color w:val="000000"/>
                <w:sz w:val="13"/>
                <w:szCs w:val="13"/>
                <w:lang w:eastAsia="en-GB"/>
              </w:rPr>
              <w:t xml:space="preserve"> </w:t>
            </w:r>
            <w:r w:rsidRPr="001469A3" w:rsidR="001469A3">
              <w:rPr>
                <w:rFonts w:ascii="Calibri" w:hAnsi="Calibri" w:eastAsia="Times New Roman" w:cs="Calibri"/>
                <w:b/>
                <w:bCs/>
                <w:color w:val="000000"/>
                <w:sz w:val="13"/>
                <w:szCs w:val="13"/>
                <w:lang w:eastAsia="en-GB"/>
              </w:rPr>
              <w:t>26.6</w:t>
            </w:r>
          </w:p>
        </w:tc>
        <w:tc>
          <w:tcPr>
            <w:tcW w:w="897"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25843FCC"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 xml:space="preserve"> Yes </w:t>
            </w:r>
          </w:p>
        </w:tc>
        <w:tc>
          <w:tcPr>
            <w:tcW w:w="845"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5D903B9E"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0.4</w:t>
            </w:r>
          </w:p>
        </w:tc>
        <w:tc>
          <w:tcPr>
            <w:tcW w:w="100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014BF352"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-1.6</w:t>
            </w:r>
          </w:p>
        </w:tc>
        <w:tc>
          <w:tcPr>
            <w:tcW w:w="760" w:type="dxa"/>
            <w:tcBorders>
              <w:top w:val="nil"/>
              <w:left w:val="nil"/>
              <w:bottom w:val="single" w:color="auto" w:sz="4" w:space="0"/>
              <w:right w:val="single" w:color="auto" w:sz="4" w:space="0"/>
            </w:tcBorders>
            <w:shd w:val="clear" w:color="000000" w:fill="A9D08E"/>
            <w:noWrap/>
            <w:vAlign w:val="bottom"/>
            <w:hideMark/>
          </w:tcPr>
          <w:p w:rsidRPr="001469A3" w:rsidR="001469A3" w:rsidP="002C466D" w:rsidRDefault="001469A3" w14:paraId="59C238E0"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6.8</w:t>
            </w:r>
          </w:p>
        </w:tc>
        <w:tc>
          <w:tcPr>
            <w:tcW w:w="89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0B0CCA0A"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-5.3</w:t>
            </w:r>
          </w:p>
        </w:tc>
        <w:tc>
          <w:tcPr>
            <w:tcW w:w="924"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04AF865A"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-1.2</w:t>
            </w:r>
          </w:p>
        </w:tc>
      </w:tr>
      <w:tr w:rsidRPr="001469A3" w:rsidR="001469A3" w:rsidTr="00BE1DFD" w14:paraId="6B26D287" w14:textId="77777777">
        <w:trPr>
          <w:trHeight w:val="20"/>
        </w:trPr>
        <w:tc>
          <w:tcPr>
            <w:tcW w:w="2251" w:type="dxa"/>
            <w:tcBorders>
              <w:top w:val="nil"/>
              <w:left w:val="single" w:color="auto" w:sz="4" w:space="0"/>
              <w:bottom w:val="single" w:color="auto" w:sz="4" w:space="0"/>
              <w:right w:val="single" w:color="auto" w:sz="4" w:space="0"/>
            </w:tcBorders>
            <w:shd w:val="clear" w:color="auto" w:fill="auto"/>
            <w:noWrap/>
            <w:vAlign w:val="bottom"/>
            <w:hideMark/>
          </w:tcPr>
          <w:p w:rsidRPr="001469A3" w:rsidR="001469A3" w:rsidP="002C466D" w:rsidRDefault="001469A3" w14:paraId="147ACF67"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Macquarie University</w:t>
            </w:r>
          </w:p>
        </w:tc>
        <w:tc>
          <w:tcPr>
            <w:tcW w:w="63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C02091" w14:paraId="46734D34" w14:textId="5556FCA2">
            <w:pPr>
              <w:autoSpaceDE/>
              <w:autoSpaceDN/>
              <w:adjustRightInd/>
              <w:spacing w:before="0" w:after="0"/>
              <w:contextualSpacing/>
              <w:jc w:val="center"/>
              <w:rPr>
                <w:rFonts w:ascii="Calibri" w:hAnsi="Calibri" w:eastAsia="Times New Roman" w:cs="Calibri"/>
                <w:b/>
                <w:bCs/>
                <w:color w:val="000000"/>
                <w:sz w:val="13"/>
                <w:szCs w:val="13"/>
                <w:lang w:eastAsia="en-GB"/>
              </w:rPr>
            </w:pPr>
            <w:r>
              <w:rPr>
                <w:rFonts w:ascii="Calibri" w:hAnsi="Calibri" w:eastAsia="Times New Roman" w:cs="Calibri"/>
                <w:b/>
                <w:bCs/>
                <w:color w:val="000000"/>
                <w:sz w:val="13"/>
                <w:szCs w:val="13"/>
                <w:lang w:eastAsia="en-GB"/>
              </w:rPr>
              <w:t>+</w:t>
            </w:r>
            <w:r w:rsidRPr="001469A3" w:rsidR="001469A3">
              <w:rPr>
                <w:rFonts w:ascii="Calibri" w:hAnsi="Calibri" w:eastAsia="Times New Roman" w:cs="Calibri"/>
                <w:b/>
                <w:bCs/>
                <w:color w:val="000000"/>
                <w:sz w:val="13"/>
                <w:szCs w:val="13"/>
                <w:lang w:eastAsia="en-GB"/>
              </w:rPr>
              <w:t>17</w:t>
            </w:r>
          </w:p>
        </w:tc>
        <w:tc>
          <w:tcPr>
            <w:tcW w:w="66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506592DD"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1.8</w:t>
            </w:r>
          </w:p>
        </w:tc>
        <w:tc>
          <w:tcPr>
            <w:tcW w:w="1126"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5F0043" w14:paraId="63C0135B" w14:textId="5CD3A55D">
            <w:pPr>
              <w:autoSpaceDE/>
              <w:autoSpaceDN/>
              <w:adjustRightInd/>
              <w:spacing w:before="0" w:after="0"/>
              <w:contextualSpacing/>
              <w:jc w:val="center"/>
              <w:rPr>
                <w:rFonts w:ascii="Calibri" w:hAnsi="Calibri" w:eastAsia="Times New Roman" w:cs="Calibri"/>
                <w:b/>
                <w:bCs/>
                <w:color w:val="000000"/>
                <w:sz w:val="13"/>
                <w:szCs w:val="13"/>
                <w:lang w:eastAsia="en-GB"/>
              </w:rPr>
            </w:pPr>
            <w:r>
              <w:rPr>
                <w:rFonts w:ascii="Symbol" w:hAnsi="Symbol" w:eastAsia="Symbol" w:cs="Symbol"/>
                <w:b/>
                <w:bCs/>
                <w:color w:val="000000"/>
                <w:sz w:val="13"/>
                <w:szCs w:val="13"/>
                <w:lang w:eastAsia="en-GB"/>
              </w:rPr>
              <w:t>±</w:t>
            </w:r>
            <w:r w:rsidR="00023D7B">
              <w:rPr>
                <w:rFonts w:ascii="Calibri" w:hAnsi="Calibri" w:eastAsia="Times New Roman" w:cs="Calibri"/>
                <w:b/>
                <w:bCs/>
                <w:color w:val="000000"/>
                <w:sz w:val="13"/>
                <w:szCs w:val="13"/>
                <w:lang w:eastAsia="en-GB"/>
              </w:rPr>
              <w:t xml:space="preserve"> </w:t>
            </w:r>
            <w:r w:rsidRPr="001469A3" w:rsidR="001469A3">
              <w:rPr>
                <w:rFonts w:ascii="Calibri" w:hAnsi="Calibri" w:eastAsia="Times New Roman" w:cs="Calibri"/>
                <w:b/>
                <w:bCs/>
                <w:color w:val="000000"/>
                <w:sz w:val="13"/>
                <w:szCs w:val="13"/>
                <w:lang w:eastAsia="en-GB"/>
              </w:rPr>
              <w:t>32.6</w:t>
            </w:r>
          </w:p>
        </w:tc>
        <w:tc>
          <w:tcPr>
            <w:tcW w:w="897"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5AB3798D"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 xml:space="preserve"> Yes </w:t>
            </w:r>
          </w:p>
        </w:tc>
        <w:tc>
          <w:tcPr>
            <w:tcW w:w="845"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324AFADA"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-0.3</w:t>
            </w:r>
          </w:p>
        </w:tc>
        <w:tc>
          <w:tcPr>
            <w:tcW w:w="100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018654DE"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1.3</w:t>
            </w:r>
          </w:p>
        </w:tc>
        <w:tc>
          <w:tcPr>
            <w:tcW w:w="760" w:type="dxa"/>
            <w:tcBorders>
              <w:top w:val="nil"/>
              <w:left w:val="nil"/>
              <w:bottom w:val="single" w:color="auto" w:sz="4" w:space="0"/>
              <w:right w:val="single" w:color="auto" w:sz="4" w:space="0"/>
            </w:tcBorders>
            <w:shd w:val="clear" w:color="000000" w:fill="A9D08E"/>
            <w:noWrap/>
            <w:vAlign w:val="bottom"/>
            <w:hideMark/>
          </w:tcPr>
          <w:p w:rsidRPr="001469A3" w:rsidR="001469A3" w:rsidP="002C466D" w:rsidRDefault="001469A3" w14:paraId="197269B2"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4.7</w:t>
            </w:r>
          </w:p>
        </w:tc>
        <w:tc>
          <w:tcPr>
            <w:tcW w:w="89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554D891C"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1.6</w:t>
            </w:r>
          </w:p>
        </w:tc>
        <w:tc>
          <w:tcPr>
            <w:tcW w:w="924"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1A91EC66"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0.3</w:t>
            </w:r>
          </w:p>
        </w:tc>
      </w:tr>
      <w:tr w:rsidRPr="001469A3" w:rsidR="001469A3" w:rsidTr="00BE1DFD" w14:paraId="72FCDCA6" w14:textId="77777777">
        <w:trPr>
          <w:trHeight w:val="20"/>
        </w:trPr>
        <w:tc>
          <w:tcPr>
            <w:tcW w:w="2251" w:type="dxa"/>
            <w:tcBorders>
              <w:top w:val="nil"/>
              <w:left w:val="single" w:color="auto" w:sz="4" w:space="0"/>
              <w:bottom w:val="single" w:color="auto" w:sz="4" w:space="0"/>
              <w:right w:val="single" w:color="auto" w:sz="4" w:space="0"/>
            </w:tcBorders>
            <w:shd w:val="clear" w:color="auto" w:fill="auto"/>
            <w:noWrap/>
            <w:vAlign w:val="bottom"/>
            <w:hideMark/>
          </w:tcPr>
          <w:p w:rsidRPr="001469A3" w:rsidR="001469A3" w:rsidP="002C466D" w:rsidRDefault="001469A3" w14:paraId="4B677E34"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La Trobe University</w:t>
            </w:r>
          </w:p>
        </w:tc>
        <w:tc>
          <w:tcPr>
            <w:tcW w:w="63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5C615FCA"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-47</w:t>
            </w:r>
          </w:p>
        </w:tc>
        <w:tc>
          <w:tcPr>
            <w:tcW w:w="66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1EA4AC7D"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-1.7</w:t>
            </w:r>
          </w:p>
        </w:tc>
        <w:tc>
          <w:tcPr>
            <w:tcW w:w="1126"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5F0043" w14:paraId="2E7A04AA" w14:textId="3E7BC723">
            <w:pPr>
              <w:autoSpaceDE/>
              <w:autoSpaceDN/>
              <w:adjustRightInd/>
              <w:spacing w:before="0" w:after="0"/>
              <w:contextualSpacing/>
              <w:jc w:val="center"/>
              <w:rPr>
                <w:rFonts w:ascii="Calibri" w:hAnsi="Calibri" w:eastAsia="Times New Roman" w:cs="Calibri"/>
                <w:b/>
                <w:bCs/>
                <w:color w:val="000000"/>
                <w:sz w:val="13"/>
                <w:szCs w:val="13"/>
                <w:lang w:eastAsia="en-GB"/>
              </w:rPr>
            </w:pPr>
            <w:r>
              <w:rPr>
                <w:rFonts w:ascii="Symbol" w:hAnsi="Symbol" w:eastAsia="Symbol" w:cs="Symbol"/>
                <w:b/>
                <w:bCs/>
                <w:color w:val="000000"/>
                <w:sz w:val="13"/>
                <w:szCs w:val="13"/>
                <w:lang w:eastAsia="en-GB"/>
              </w:rPr>
              <w:t>±</w:t>
            </w:r>
            <w:r w:rsidR="00023D7B">
              <w:rPr>
                <w:rFonts w:ascii="Calibri" w:hAnsi="Calibri" w:eastAsia="Times New Roman" w:cs="Calibri"/>
                <w:b/>
                <w:bCs/>
                <w:color w:val="000000"/>
                <w:sz w:val="13"/>
                <w:szCs w:val="13"/>
                <w:lang w:eastAsia="en-GB"/>
              </w:rPr>
              <w:t xml:space="preserve"> </w:t>
            </w:r>
            <w:r w:rsidRPr="001469A3" w:rsidR="001469A3">
              <w:rPr>
                <w:rFonts w:ascii="Calibri" w:hAnsi="Calibri" w:eastAsia="Times New Roman" w:cs="Calibri"/>
                <w:b/>
                <w:bCs/>
                <w:color w:val="000000"/>
                <w:sz w:val="13"/>
                <w:szCs w:val="13"/>
                <w:lang w:eastAsia="en-GB"/>
              </w:rPr>
              <w:t>44.8</w:t>
            </w:r>
          </w:p>
        </w:tc>
        <w:tc>
          <w:tcPr>
            <w:tcW w:w="897"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1A11ABA7"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 xml:space="preserve"> Yes </w:t>
            </w:r>
          </w:p>
        </w:tc>
        <w:tc>
          <w:tcPr>
            <w:tcW w:w="845"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32F2DA7E"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-1.7</w:t>
            </w:r>
          </w:p>
        </w:tc>
        <w:tc>
          <w:tcPr>
            <w:tcW w:w="100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29B4EFC9"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-1.1</w:t>
            </w:r>
          </w:p>
        </w:tc>
        <w:tc>
          <w:tcPr>
            <w:tcW w:w="760"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1D5FCDF6"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-3.1</w:t>
            </w:r>
          </w:p>
        </w:tc>
        <w:tc>
          <w:tcPr>
            <w:tcW w:w="893" w:type="dxa"/>
            <w:tcBorders>
              <w:top w:val="nil"/>
              <w:left w:val="nil"/>
              <w:bottom w:val="single" w:color="auto" w:sz="4" w:space="0"/>
              <w:right w:val="single" w:color="auto" w:sz="4" w:space="0"/>
            </w:tcBorders>
            <w:shd w:val="clear" w:color="000000" w:fill="A9D08E"/>
            <w:noWrap/>
            <w:vAlign w:val="bottom"/>
            <w:hideMark/>
          </w:tcPr>
          <w:p w:rsidRPr="001469A3" w:rsidR="001469A3" w:rsidP="002C466D" w:rsidRDefault="001469A3" w14:paraId="7F6D04F8"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5.1</w:t>
            </w:r>
          </w:p>
        </w:tc>
        <w:tc>
          <w:tcPr>
            <w:tcW w:w="924"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14649D8D"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-1.4</w:t>
            </w:r>
          </w:p>
        </w:tc>
      </w:tr>
      <w:tr w:rsidRPr="001469A3" w:rsidR="001469A3" w:rsidTr="00BE1DFD" w14:paraId="7F90A52F" w14:textId="77777777">
        <w:trPr>
          <w:trHeight w:val="20"/>
        </w:trPr>
        <w:tc>
          <w:tcPr>
            <w:tcW w:w="2251" w:type="dxa"/>
            <w:tcBorders>
              <w:top w:val="nil"/>
              <w:left w:val="single" w:color="auto" w:sz="4" w:space="0"/>
              <w:bottom w:val="single" w:color="auto" w:sz="4" w:space="0"/>
              <w:right w:val="single" w:color="auto" w:sz="4" w:space="0"/>
            </w:tcBorders>
            <w:shd w:val="clear" w:color="auto" w:fill="auto"/>
            <w:noWrap/>
            <w:vAlign w:val="bottom"/>
            <w:hideMark/>
          </w:tcPr>
          <w:p w:rsidRPr="001469A3" w:rsidR="001469A3" w:rsidP="002C466D" w:rsidRDefault="001469A3" w14:paraId="69A9AF82"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Curtin University</w:t>
            </w:r>
          </w:p>
        </w:tc>
        <w:tc>
          <w:tcPr>
            <w:tcW w:w="63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C02091" w14:paraId="2DBEFAF3" w14:textId="0526AD98">
            <w:pPr>
              <w:autoSpaceDE/>
              <w:autoSpaceDN/>
              <w:adjustRightInd/>
              <w:spacing w:before="0" w:after="0"/>
              <w:contextualSpacing/>
              <w:jc w:val="center"/>
              <w:rPr>
                <w:rFonts w:ascii="Calibri" w:hAnsi="Calibri" w:eastAsia="Times New Roman" w:cs="Calibri"/>
                <w:b/>
                <w:bCs/>
                <w:color w:val="000000"/>
                <w:sz w:val="13"/>
                <w:szCs w:val="13"/>
                <w:lang w:eastAsia="en-GB"/>
              </w:rPr>
            </w:pPr>
            <w:r>
              <w:rPr>
                <w:rFonts w:ascii="Calibri" w:hAnsi="Calibri" w:eastAsia="Times New Roman" w:cs="Calibri"/>
                <w:b/>
                <w:bCs/>
                <w:color w:val="000000"/>
                <w:sz w:val="13"/>
                <w:szCs w:val="13"/>
                <w:lang w:eastAsia="en-GB"/>
              </w:rPr>
              <w:t>+</w:t>
            </w:r>
            <w:r w:rsidRPr="001469A3" w:rsidR="001469A3">
              <w:rPr>
                <w:rFonts w:ascii="Calibri" w:hAnsi="Calibri" w:eastAsia="Times New Roman" w:cs="Calibri"/>
                <w:b/>
                <w:bCs/>
                <w:color w:val="000000"/>
                <w:sz w:val="13"/>
                <w:szCs w:val="13"/>
                <w:lang w:eastAsia="en-GB"/>
              </w:rPr>
              <w:t>4</w:t>
            </w:r>
          </w:p>
        </w:tc>
        <w:tc>
          <w:tcPr>
            <w:tcW w:w="66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12AE0543"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0.9</w:t>
            </w:r>
          </w:p>
        </w:tc>
        <w:tc>
          <w:tcPr>
            <w:tcW w:w="1126"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5F0043" w14:paraId="390C8BAB" w14:textId="2D936833">
            <w:pPr>
              <w:autoSpaceDE/>
              <w:autoSpaceDN/>
              <w:adjustRightInd/>
              <w:spacing w:before="0" w:after="0"/>
              <w:contextualSpacing/>
              <w:jc w:val="center"/>
              <w:rPr>
                <w:rFonts w:ascii="Calibri" w:hAnsi="Calibri" w:eastAsia="Times New Roman" w:cs="Calibri"/>
                <w:b/>
                <w:bCs/>
                <w:color w:val="000000"/>
                <w:sz w:val="13"/>
                <w:szCs w:val="13"/>
                <w:lang w:eastAsia="en-GB"/>
              </w:rPr>
            </w:pPr>
            <w:r>
              <w:rPr>
                <w:rFonts w:ascii="Symbol" w:hAnsi="Symbol" w:eastAsia="Symbol" w:cs="Symbol"/>
                <w:b/>
                <w:bCs/>
                <w:color w:val="000000"/>
                <w:sz w:val="13"/>
                <w:szCs w:val="13"/>
                <w:lang w:eastAsia="en-GB"/>
              </w:rPr>
              <w:t>±</w:t>
            </w:r>
            <w:r w:rsidR="00023D7B">
              <w:rPr>
                <w:rFonts w:ascii="Calibri" w:hAnsi="Calibri" w:eastAsia="Times New Roman" w:cs="Calibri"/>
                <w:b/>
                <w:bCs/>
                <w:color w:val="000000"/>
                <w:sz w:val="13"/>
                <w:szCs w:val="13"/>
                <w:lang w:eastAsia="en-GB"/>
              </w:rPr>
              <w:t xml:space="preserve"> </w:t>
            </w:r>
            <w:r w:rsidRPr="001469A3" w:rsidR="001469A3">
              <w:rPr>
                <w:rFonts w:ascii="Calibri" w:hAnsi="Calibri" w:eastAsia="Times New Roman" w:cs="Calibri"/>
                <w:b/>
                <w:bCs/>
                <w:color w:val="000000"/>
                <w:sz w:val="13"/>
                <w:szCs w:val="13"/>
                <w:lang w:eastAsia="en-GB"/>
              </w:rPr>
              <w:t>45.6</w:t>
            </w:r>
          </w:p>
        </w:tc>
        <w:tc>
          <w:tcPr>
            <w:tcW w:w="897"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3156FF08"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 xml:space="preserve"> Yes </w:t>
            </w:r>
          </w:p>
        </w:tc>
        <w:tc>
          <w:tcPr>
            <w:tcW w:w="845"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71829C90"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1.3</w:t>
            </w:r>
          </w:p>
        </w:tc>
        <w:tc>
          <w:tcPr>
            <w:tcW w:w="100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3ABD252B"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0.9</w:t>
            </w:r>
          </w:p>
        </w:tc>
        <w:tc>
          <w:tcPr>
            <w:tcW w:w="760"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0547A8FC"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0.5</w:t>
            </w:r>
          </w:p>
        </w:tc>
        <w:tc>
          <w:tcPr>
            <w:tcW w:w="893" w:type="dxa"/>
            <w:tcBorders>
              <w:top w:val="nil"/>
              <w:left w:val="nil"/>
              <w:bottom w:val="single" w:color="auto" w:sz="4" w:space="0"/>
              <w:right w:val="single" w:color="auto" w:sz="4" w:space="0"/>
            </w:tcBorders>
            <w:shd w:val="clear" w:color="000000" w:fill="A9D08E"/>
            <w:noWrap/>
            <w:vAlign w:val="bottom"/>
            <w:hideMark/>
          </w:tcPr>
          <w:p w:rsidRPr="001469A3" w:rsidR="001469A3" w:rsidP="002C466D" w:rsidRDefault="001469A3" w14:paraId="292A6E2A"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5</w:t>
            </w:r>
          </w:p>
        </w:tc>
        <w:tc>
          <w:tcPr>
            <w:tcW w:w="924"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5BD117F3"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-0.3</w:t>
            </w:r>
          </w:p>
        </w:tc>
      </w:tr>
      <w:tr w:rsidRPr="001469A3" w:rsidR="001469A3" w:rsidTr="00BE1DFD" w14:paraId="217E8695" w14:textId="77777777">
        <w:trPr>
          <w:trHeight w:val="20"/>
        </w:trPr>
        <w:tc>
          <w:tcPr>
            <w:tcW w:w="2251" w:type="dxa"/>
            <w:tcBorders>
              <w:top w:val="nil"/>
              <w:left w:val="single" w:color="auto" w:sz="4" w:space="0"/>
              <w:bottom w:val="single" w:color="auto" w:sz="4" w:space="0"/>
              <w:right w:val="single" w:color="auto" w:sz="4" w:space="0"/>
            </w:tcBorders>
            <w:shd w:val="clear" w:color="auto" w:fill="auto"/>
            <w:noWrap/>
            <w:vAlign w:val="bottom"/>
            <w:hideMark/>
          </w:tcPr>
          <w:p w:rsidRPr="001469A3" w:rsidR="001469A3" w:rsidP="002C466D" w:rsidRDefault="001469A3" w14:paraId="6B1DE918"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Western Sydney University</w:t>
            </w:r>
          </w:p>
        </w:tc>
        <w:tc>
          <w:tcPr>
            <w:tcW w:w="63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758422A5"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-12</w:t>
            </w:r>
          </w:p>
        </w:tc>
        <w:tc>
          <w:tcPr>
            <w:tcW w:w="66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6932078E"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0</w:t>
            </w:r>
          </w:p>
        </w:tc>
        <w:tc>
          <w:tcPr>
            <w:tcW w:w="1126"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5F0043" w14:paraId="3F58B6EA" w14:textId="0B11483E">
            <w:pPr>
              <w:autoSpaceDE/>
              <w:autoSpaceDN/>
              <w:adjustRightInd/>
              <w:spacing w:before="0" w:after="0"/>
              <w:contextualSpacing/>
              <w:jc w:val="center"/>
              <w:rPr>
                <w:rFonts w:ascii="Calibri" w:hAnsi="Calibri" w:eastAsia="Times New Roman" w:cs="Calibri"/>
                <w:b/>
                <w:bCs/>
                <w:color w:val="000000"/>
                <w:sz w:val="13"/>
                <w:szCs w:val="13"/>
                <w:lang w:eastAsia="en-GB"/>
              </w:rPr>
            </w:pPr>
            <w:r>
              <w:rPr>
                <w:rFonts w:ascii="Symbol" w:hAnsi="Symbol" w:eastAsia="Symbol" w:cs="Symbol"/>
                <w:b/>
                <w:bCs/>
                <w:color w:val="000000"/>
                <w:sz w:val="13"/>
                <w:szCs w:val="13"/>
                <w:lang w:eastAsia="en-GB"/>
              </w:rPr>
              <w:t>±</w:t>
            </w:r>
            <w:r w:rsidR="00023D7B">
              <w:rPr>
                <w:rFonts w:ascii="Calibri" w:hAnsi="Calibri" w:eastAsia="Times New Roman" w:cs="Calibri"/>
                <w:b/>
                <w:bCs/>
                <w:color w:val="000000"/>
                <w:sz w:val="13"/>
                <w:szCs w:val="13"/>
                <w:lang w:eastAsia="en-GB"/>
              </w:rPr>
              <w:t xml:space="preserve"> </w:t>
            </w:r>
            <w:r w:rsidRPr="001469A3" w:rsidR="001469A3">
              <w:rPr>
                <w:rFonts w:ascii="Calibri" w:hAnsi="Calibri" w:eastAsia="Times New Roman" w:cs="Calibri"/>
                <w:b/>
                <w:bCs/>
                <w:color w:val="000000"/>
                <w:sz w:val="13"/>
                <w:szCs w:val="13"/>
                <w:lang w:eastAsia="en-GB"/>
              </w:rPr>
              <w:t>47.2</w:t>
            </w:r>
          </w:p>
        </w:tc>
        <w:tc>
          <w:tcPr>
            <w:tcW w:w="897"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496E112A"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 xml:space="preserve"> Yes </w:t>
            </w:r>
          </w:p>
        </w:tc>
        <w:tc>
          <w:tcPr>
            <w:tcW w:w="845"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1E955027"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-0.4</w:t>
            </w:r>
          </w:p>
        </w:tc>
        <w:tc>
          <w:tcPr>
            <w:tcW w:w="100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61309E1D"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1.2</w:t>
            </w:r>
          </w:p>
        </w:tc>
        <w:tc>
          <w:tcPr>
            <w:tcW w:w="760"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212EB659"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-1.1</w:t>
            </w:r>
          </w:p>
        </w:tc>
        <w:tc>
          <w:tcPr>
            <w:tcW w:w="893" w:type="dxa"/>
            <w:tcBorders>
              <w:top w:val="nil"/>
              <w:left w:val="nil"/>
              <w:bottom w:val="single" w:color="auto" w:sz="4" w:space="0"/>
              <w:right w:val="single" w:color="auto" w:sz="4" w:space="0"/>
            </w:tcBorders>
            <w:shd w:val="clear" w:color="000000" w:fill="A9D08E"/>
            <w:noWrap/>
            <w:vAlign w:val="bottom"/>
            <w:hideMark/>
          </w:tcPr>
          <w:p w:rsidRPr="001469A3" w:rsidR="001469A3" w:rsidP="002C466D" w:rsidRDefault="001469A3" w14:paraId="181638D2"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1.7</w:t>
            </w:r>
          </w:p>
        </w:tc>
        <w:tc>
          <w:tcPr>
            <w:tcW w:w="924"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278E8484"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0</w:t>
            </w:r>
          </w:p>
        </w:tc>
      </w:tr>
      <w:tr w:rsidRPr="001469A3" w:rsidR="001469A3" w:rsidTr="00BE1DFD" w14:paraId="37FB9F49" w14:textId="77777777">
        <w:trPr>
          <w:trHeight w:val="20"/>
        </w:trPr>
        <w:tc>
          <w:tcPr>
            <w:tcW w:w="2251" w:type="dxa"/>
            <w:tcBorders>
              <w:top w:val="nil"/>
              <w:left w:val="single" w:color="auto" w:sz="4" w:space="0"/>
              <w:bottom w:val="single" w:color="auto" w:sz="4" w:space="0"/>
              <w:right w:val="single" w:color="auto" w:sz="4" w:space="0"/>
            </w:tcBorders>
            <w:shd w:val="clear" w:color="auto" w:fill="auto"/>
            <w:noWrap/>
            <w:vAlign w:val="bottom"/>
            <w:hideMark/>
          </w:tcPr>
          <w:p w:rsidRPr="001469A3" w:rsidR="001469A3" w:rsidP="002C466D" w:rsidRDefault="001469A3" w14:paraId="0DFDD8AD"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RMIT University</w:t>
            </w:r>
          </w:p>
        </w:tc>
        <w:tc>
          <w:tcPr>
            <w:tcW w:w="63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C02091" w14:paraId="5E6E1074" w14:textId="37DE526C">
            <w:pPr>
              <w:autoSpaceDE/>
              <w:autoSpaceDN/>
              <w:adjustRightInd/>
              <w:spacing w:before="0" w:after="0"/>
              <w:contextualSpacing/>
              <w:jc w:val="center"/>
              <w:rPr>
                <w:rFonts w:ascii="Calibri" w:hAnsi="Calibri" w:eastAsia="Times New Roman" w:cs="Calibri"/>
                <w:b/>
                <w:bCs/>
                <w:color w:val="000000"/>
                <w:sz w:val="13"/>
                <w:szCs w:val="13"/>
                <w:lang w:eastAsia="en-GB"/>
              </w:rPr>
            </w:pPr>
            <w:r>
              <w:rPr>
                <w:rFonts w:ascii="Calibri" w:hAnsi="Calibri" w:eastAsia="Times New Roman" w:cs="Calibri"/>
                <w:b/>
                <w:bCs/>
                <w:color w:val="000000"/>
                <w:sz w:val="13"/>
                <w:szCs w:val="13"/>
                <w:lang w:eastAsia="en-GB"/>
              </w:rPr>
              <w:t>+</w:t>
            </w:r>
            <w:r w:rsidRPr="001469A3" w:rsidR="001469A3">
              <w:rPr>
                <w:rFonts w:ascii="Calibri" w:hAnsi="Calibri" w:eastAsia="Times New Roman" w:cs="Calibri"/>
                <w:b/>
                <w:bCs/>
                <w:color w:val="000000"/>
                <w:sz w:val="13"/>
                <w:szCs w:val="13"/>
                <w:lang w:eastAsia="en-GB"/>
              </w:rPr>
              <w:t>12</w:t>
            </w:r>
          </w:p>
        </w:tc>
        <w:tc>
          <w:tcPr>
            <w:tcW w:w="66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3F7A2767"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1.3</w:t>
            </w:r>
          </w:p>
        </w:tc>
        <w:tc>
          <w:tcPr>
            <w:tcW w:w="1126"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5F0043" w14:paraId="4C467E86" w14:textId="310D3297">
            <w:pPr>
              <w:autoSpaceDE/>
              <w:autoSpaceDN/>
              <w:adjustRightInd/>
              <w:spacing w:before="0" w:after="0"/>
              <w:contextualSpacing/>
              <w:jc w:val="center"/>
              <w:rPr>
                <w:rFonts w:ascii="Calibri" w:hAnsi="Calibri" w:eastAsia="Times New Roman" w:cs="Calibri"/>
                <w:b/>
                <w:bCs/>
                <w:color w:val="000000"/>
                <w:sz w:val="13"/>
                <w:szCs w:val="13"/>
                <w:lang w:eastAsia="en-GB"/>
              </w:rPr>
            </w:pPr>
            <w:r>
              <w:rPr>
                <w:rFonts w:ascii="Symbol" w:hAnsi="Symbol" w:eastAsia="Symbol" w:cs="Symbol"/>
                <w:b/>
                <w:bCs/>
                <w:color w:val="000000"/>
                <w:sz w:val="13"/>
                <w:szCs w:val="13"/>
                <w:lang w:eastAsia="en-GB"/>
              </w:rPr>
              <w:t>±</w:t>
            </w:r>
            <w:r w:rsidR="00023D7B">
              <w:rPr>
                <w:rFonts w:ascii="Calibri" w:hAnsi="Calibri" w:eastAsia="Times New Roman" w:cs="Calibri"/>
                <w:b/>
                <w:bCs/>
                <w:color w:val="000000"/>
                <w:sz w:val="13"/>
                <w:szCs w:val="13"/>
                <w:lang w:eastAsia="en-GB"/>
              </w:rPr>
              <w:t xml:space="preserve"> </w:t>
            </w:r>
            <w:r w:rsidRPr="001469A3" w:rsidR="001469A3">
              <w:rPr>
                <w:rFonts w:ascii="Calibri" w:hAnsi="Calibri" w:eastAsia="Times New Roman" w:cs="Calibri"/>
                <w:b/>
                <w:bCs/>
                <w:color w:val="000000"/>
                <w:sz w:val="13"/>
                <w:szCs w:val="13"/>
                <w:lang w:eastAsia="en-GB"/>
              </w:rPr>
              <w:t>57.1</w:t>
            </w:r>
          </w:p>
        </w:tc>
        <w:tc>
          <w:tcPr>
            <w:tcW w:w="897"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4770A7EE"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 xml:space="preserve"> Yes </w:t>
            </w:r>
          </w:p>
        </w:tc>
        <w:tc>
          <w:tcPr>
            <w:tcW w:w="845" w:type="dxa"/>
            <w:tcBorders>
              <w:top w:val="nil"/>
              <w:left w:val="nil"/>
              <w:bottom w:val="single" w:color="auto" w:sz="4" w:space="0"/>
              <w:right w:val="single" w:color="auto" w:sz="4" w:space="0"/>
            </w:tcBorders>
            <w:shd w:val="clear" w:color="000000" w:fill="A9D08E"/>
            <w:noWrap/>
            <w:vAlign w:val="bottom"/>
            <w:hideMark/>
          </w:tcPr>
          <w:p w:rsidRPr="001469A3" w:rsidR="001469A3" w:rsidP="002C466D" w:rsidRDefault="001469A3" w14:paraId="47E739B7"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1.8</w:t>
            </w:r>
          </w:p>
        </w:tc>
        <w:tc>
          <w:tcPr>
            <w:tcW w:w="100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0C9DFCAC"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0.6</w:t>
            </w:r>
          </w:p>
        </w:tc>
        <w:tc>
          <w:tcPr>
            <w:tcW w:w="760"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23F30823"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2</w:t>
            </w:r>
          </w:p>
        </w:tc>
        <w:tc>
          <w:tcPr>
            <w:tcW w:w="89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3D8BDC4A"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1.6</w:t>
            </w:r>
          </w:p>
        </w:tc>
        <w:tc>
          <w:tcPr>
            <w:tcW w:w="924"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398ED7DA"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-0.3</w:t>
            </w:r>
          </w:p>
        </w:tc>
      </w:tr>
      <w:tr w:rsidRPr="001469A3" w:rsidR="001469A3" w:rsidTr="00BE1DFD" w14:paraId="4553628E" w14:textId="77777777">
        <w:trPr>
          <w:trHeight w:val="20"/>
        </w:trPr>
        <w:tc>
          <w:tcPr>
            <w:tcW w:w="2251" w:type="dxa"/>
            <w:tcBorders>
              <w:top w:val="nil"/>
              <w:left w:val="single" w:color="auto" w:sz="4" w:space="0"/>
              <w:bottom w:val="single" w:color="auto" w:sz="4" w:space="0"/>
              <w:right w:val="single" w:color="auto" w:sz="4" w:space="0"/>
            </w:tcBorders>
            <w:shd w:val="clear" w:color="auto" w:fill="auto"/>
            <w:noWrap/>
            <w:vAlign w:val="bottom"/>
            <w:hideMark/>
          </w:tcPr>
          <w:p w:rsidRPr="001469A3" w:rsidR="001469A3" w:rsidP="002C466D" w:rsidRDefault="001469A3" w14:paraId="4B1A8C3C"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University of Canberra</w:t>
            </w:r>
          </w:p>
        </w:tc>
        <w:tc>
          <w:tcPr>
            <w:tcW w:w="63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5482B608"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-84</w:t>
            </w:r>
          </w:p>
        </w:tc>
        <w:tc>
          <w:tcPr>
            <w:tcW w:w="66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358E41C0"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-4.9</w:t>
            </w:r>
          </w:p>
        </w:tc>
        <w:tc>
          <w:tcPr>
            <w:tcW w:w="1126"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5F0043" w14:paraId="2D7D2B5B" w14:textId="625A89F1">
            <w:pPr>
              <w:autoSpaceDE/>
              <w:autoSpaceDN/>
              <w:adjustRightInd/>
              <w:spacing w:before="0" w:after="0"/>
              <w:contextualSpacing/>
              <w:jc w:val="center"/>
              <w:rPr>
                <w:rFonts w:ascii="Calibri" w:hAnsi="Calibri" w:eastAsia="Times New Roman" w:cs="Calibri"/>
                <w:b/>
                <w:bCs/>
                <w:color w:val="000000"/>
                <w:sz w:val="13"/>
                <w:szCs w:val="13"/>
                <w:lang w:eastAsia="en-GB"/>
              </w:rPr>
            </w:pPr>
            <w:r>
              <w:rPr>
                <w:rFonts w:ascii="Symbol" w:hAnsi="Symbol" w:eastAsia="Symbol" w:cs="Symbol"/>
                <w:b/>
                <w:bCs/>
                <w:color w:val="000000"/>
                <w:sz w:val="13"/>
                <w:szCs w:val="13"/>
                <w:lang w:eastAsia="en-GB"/>
              </w:rPr>
              <w:t>±</w:t>
            </w:r>
            <w:r w:rsidR="00023D7B">
              <w:rPr>
                <w:rFonts w:ascii="Calibri" w:hAnsi="Calibri" w:eastAsia="Times New Roman" w:cs="Calibri"/>
                <w:b/>
                <w:bCs/>
                <w:color w:val="000000"/>
                <w:sz w:val="13"/>
                <w:szCs w:val="13"/>
                <w:lang w:eastAsia="en-GB"/>
              </w:rPr>
              <w:t xml:space="preserve"> </w:t>
            </w:r>
            <w:r w:rsidRPr="001469A3" w:rsidR="001469A3">
              <w:rPr>
                <w:rFonts w:ascii="Calibri" w:hAnsi="Calibri" w:eastAsia="Times New Roman" w:cs="Calibri"/>
                <w:b/>
                <w:bCs/>
                <w:color w:val="000000"/>
                <w:sz w:val="13"/>
                <w:szCs w:val="13"/>
                <w:lang w:eastAsia="en-GB"/>
              </w:rPr>
              <w:t>40.6</w:t>
            </w:r>
          </w:p>
        </w:tc>
        <w:tc>
          <w:tcPr>
            <w:tcW w:w="897"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35F51C46"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 xml:space="preserve"> Yes </w:t>
            </w:r>
          </w:p>
        </w:tc>
        <w:tc>
          <w:tcPr>
            <w:tcW w:w="845" w:type="dxa"/>
            <w:tcBorders>
              <w:top w:val="nil"/>
              <w:left w:val="nil"/>
              <w:bottom w:val="single" w:color="auto" w:sz="4" w:space="0"/>
              <w:right w:val="single" w:color="auto" w:sz="4" w:space="0"/>
            </w:tcBorders>
            <w:shd w:val="clear" w:color="000000" w:fill="FF815D"/>
            <w:noWrap/>
            <w:vAlign w:val="bottom"/>
            <w:hideMark/>
          </w:tcPr>
          <w:p w:rsidRPr="001469A3" w:rsidR="001469A3" w:rsidP="002C466D" w:rsidRDefault="001469A3" w14:paraId="174A7795"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-7.9</w:t>
            </w:r>
          </w:p>
        </w:tc>
        <w:tc>
          <w:tcPr>
            <w:tcW w:w="100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1EDA53EA"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-1.8</w:t>
            </w:r>
          </w:p>
        </w:tc>
        <w:tc>
          <w:tcPr>
            <w:tcW w:w="760"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38D2081B"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-6</w:t>
            </w:r>
          </w:p>
        </w:tc>
        <w:tc>
          <w:tcPr>
            <w:tcW w:w="89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6C8DD450"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-1.2</w:t>
            </w:r>
          </w:p>
        </w:tc>
        <w:tc>
          <w:tcPr>
            <w:tcW w:w="924"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1816FF78"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-1.7</w:t>
            </w:r>
          </w:p>
        </w:tc>
      </w:tr>
      <w:tr w:rsidRPr="001469A3" w:rsidR="001469A3" w:rsidTr="00BE1DFD" w14:paraId="1A354DA4" w14:textId="77777777">
        <w:trPr>
          <w:trHeight w:val="20"/>
        </w:trPr>
        <w:tc>
          <w:tcPr>
            <w:tcW w:w="2251" w:type="dxa"/>
            <w:tcBorders>
              <w:top w:val="nil"/>
              <w:left w:val="single" w:color="auto" w:sz="4" w:space="0"/>
              <w:bottom w:val="single" w:color="auto" w:sz="4" w:space="0"/>
              <w:right w:val="single" w:color="auto" w:sz="4" w:space="0"/>
            </w:tcBorders>
            <w:shd w:val="clear" w:color="auto" w:fill="auto"/>
            <w:noWrap/>
            <w:vAlign w:val="bottom"/>
            <w:hideMark/>
          </w:tcPr>
          <w:p w:rsidRPr="001469A3" w:rsidR="001469A3" w:rsidP="002C466D" w:rsidRDefault="001469A3" w14:paraId="2AF8B1C3"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Bond University</w:t>
            </w:r>
          </w:p>
        </w:tc>
        <w:tc>
          <w:tcPr>
            <w:tcW w:w="63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C02091" w14:paraId="21C846F4" w14:textId="670CC788">
            <w:pPr>
              <w:autoSpaceDE/>
              <w:autoSpaceDN/>
              <w:adjustRightInd/>
              <w:spacing w:before="0" w:after="0"/>
              <w:contextualSpacing/>
              <w:jc w:val="center"/>
              <w:rPr>
                <w:rFonts w:ascii="Calibri" w:hAnsi="Calibri" w:eastAsia="Times New Roman" w:cs="Calibri"/>
                <w:b/>
                <w:bCs/>
                <w:color w:val="000000"/>
                <w:sz w:val="13"/>
                <w:szCs w:val="13"/>
                <w:lang w:eastAsia="en-GB"/>
              </w:rPr>
            </w:pPr>
            <w:r>
              <w:rPr>
                <w:rFonts w:ascii="Calibri" w:hAnsi="Calibri" w:eastAsia="Times New Roman" w:cs="Calibri"/>
                <w:b/>
                <w:bCs/>
                <w:color w:val="000000"/>
                <w:sz w:val="13"/>
                <w:szCs w:val="13"/>
                <w:lang w:eastAsia="en-GB"/>
              </w:rPr>
              <w:t>+</w:t>
            </w:r>
            <w:r w:rsidRPr="001469A3" w:rsidR="001469A3">
              <w:rPr>
                <w:rFonts w:ascii="Calibri" w:hAnsi="Calibri" w:eastAsia="Times New Roman" w:cs="Calibri"/>
                <w:b/>
                <w:bCs/>
                <w:color w:val="000000"/>
                <w:sz w:val="13"/>
                <w:szCs w:val="13"/>
                <w:lang w:eastAsia="en-GB"/>
              </w:rPr>
              <w:t>290</w:t>
            </w:r>
          </w:p>
        </w:tc>
        <w:tc>
          <w:tcPr>
            <w:tcW w:w="66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1B56D290"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11.1</w:t>
            </w:r>
          </w:p>
        </w:tc>
        <w:tc>
          <w:tcPr>
            <w:tcW w:w="1126"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5F0043" w14:paraId="6CD8A292" w14:textId="466AE081">
            <w:pPr>
              <w:autoSpaceDE/>
              <w:autoSpaceDN/>
              <w:adjustRightInd/>
              <w:spacing w:before="0" w:after="0"/>
              <w:contextualSpacing/>
              <w:jc w:val="center"/>
              <w:rPr>
                <w:rFonts w:ascii="Calibri" w:hAnsi="Calibri" w:eastAsia="Times New Roman" w:cs="Calibri"/>
                <w:b/>
                <w:bCs/>
                <w:color w:val="000000"/>
                <w:sz w:val="13"/>
                <w:szCs w:val="13"/>
                <w:lang w:eastAsia="en-GB"/>
              </w:rPr>
            </w:pPr>
            <w:r>
              <w:rPr>
                <w:rFonts w:ascii="Symbol" w:hAnsi="Symbol" w:eastAsia="Symbol" w:cs="Symbol"/>
                <w:b/>
                <w:bCs/>
                <w:color w:val="000000"/>
                <w:sz w:val="13"/>
                <w:szCs w:val="13"/>
                <w:lang w:eastAsia="en-GB"/>
              </w:rPr>
              <w:t>±</w:t>
            </w:r>
            <w:r w:rsidR="00023D7B">
              <w:rPr>
                <w:rFonts w:ascii="Calibri" w:hAnsi="Calibri" w:eastAsia="Times New Roman" w:cs="Calibri"/>
                <w:b/>
                <w:bCs/>
                <w:color w:val="000000"/>
                <w:sz w:val="13"/>
                <w:szCs w:val="13"/>
                <w:lang w:eastAsia="en-GB"/>
              </w:rPr>
              <w:t xml:space="preserve"> </w:t>
            </w:r>
            <w:r w:rsidRPr="001469A3" w:rsidR="001469A3">
              <w:rPr>
                <w:rFonts w:ascii="Calibri" w:hAnsi="Calibri" w:eastAsia="Times New Roman" w:cs="Calibri"/>
                <w:b/>
                <w:bCs/>
                <w:color w:val="000000"/>
                <w:sz w:val="13"/>
                <w:szCs w:val="13"/>
                <w:lang w:eastAsia="en-GB"/>
              </w:rPr>
              <w:t>74.9</w:t>
            </w:r>
          </w:p>
        </w:tc>
        <w:tc>
          <w:tcPr>
            <w:tcW w:w="897"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4DE1A716"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 xml:space="preserve"> Yes </w:t>
            </w:r>
          </w:p>
        </w:tc>
        <w:tc>
          <w:tcPr>
            <w:tcW w:w="845"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64D3CE22"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0</w:t>
            </w:r>
          </w:p>
        </w:tc>
        <w:tc>
          <w:tcPr>
            <w:tcW w:w="100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2C97D1B5"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1.3</w:t>
            </w:r>
          </w:p>
        </w:tc>
        <w:tc>
          <w:tcPr>
            <w:tcW w:w="760" w:type="dxa"/>
            <w:tcBorders>
              <w:top w:val="nil"/>
              <w:left w:val="nil"/>
              <w:bottom w:val="single" w:color="auto" w:sz="4" w:space="0"/>
              <w:right w:val="single" w:color="auto" w:sz="4" w:space="0"/>
            </w:tcBorders>
            <w:shd w:val="clear" w:color="000000" w:fill="A9D08E"/>
            <w:noWrap/>
            <w:vAlign w:val="bottom"/>
            <w:hideMark/>
          </w:tcPr>
          <w:p w:rsidRPr="001469A3" w:rsidR="001469A3" w:rsidP="002C466D" w:rsidRDefault="001469A3" w14:paraId="5754E10C"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37.5</w:t>
            </w:r>
          </w:p>
        </w:tc>
        <w:tc>
          <w:tcPr>
            <w:tcW w:w="89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6E4A7075"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1.9</w:t>
            </w:r>
          </w:p>
        </w:tc>
        <w:tc>
          <w:tcPr>
            <w:tcW w:w="924"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38C9364F"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-7.3</w:t>
            </w:r>
          </w:p>
        </w:tc>
      </w:tr>
      <w:tr w:rsidRPr="001469A3" w:rsidR="001469A3" w:rsidTr="00BE1DFD" w14:paraId="26ABFB91" w14:textId="77777777">
        <w:trPr>
          <w:trHeight w:val="20"/>
        </w:trPr>
        <w:tc>
          <w:tcPr>
            <w:tcW w:w="2251" w:type="dxa"/>
            <w:tcBorders>
              <w:top w:val="nil"/>
              <w:left w:val="single" w:color="auto" w:sz="4" w:space="0"/>
              <w:bottom w:val="single" w:color="auto" w:sz="4" w:space="0"/>
              <w:right w:val="single" w:color="auto" w:sz="4" w:space="0"/>
            </w:tcBorders>
            <w:shd w:val="clear" w:color="auto" w:fill="auto"/>
            <w:noWrap/>
            <w:vAlign w:val="bottom"/>
            <w:hideMark/>
          </w:tcPr>
          <w:p w:rsidRPr="001469A3" w:rsidR="001469A3" w:rsidP="002C466D" w:rsidRDefault="001469A3" w14:paraId="09F0575C"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Australian Catholic University</w:t>
            </w:r>
          </w:p>
        </w:tc>
        <w:tc>
          <w:tcPr>
            <w:tcW w:w="63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64542289"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-22</w:t>
            </w:r>
          </w:p>
        </w:tc>
        <w:tc>
          <w:tcPr>
            <w:tcW w:w="66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0ABDD1DE"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-0.1</w:t>
            </w:r>
          </w:p>
        </w:tc>
        <w:tc>
          <w:tcPr>
            <w:tcW w:w="1126"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5F0043" w14:paraId="2F28DAEF" w14:textId="0D339BAB">
            <w:pPr>
              <w:autoSpaceDE/>
              <w:autoSpaceDN/>
              <w:adjustRightInd/>
              <w:spacing w:before="0" w:after="0"/>
              <w:contextualSpacing/>
              <w:jc w:val="center"/>
              <w:rPr>
                <w:rFonts w:ascii="Calibri" w:hAnsi="Calibri" w:eastAsia="Times New Roman" w:cs="Calibri"/>
                <w:b/>
                <w:bCs/>
                <w:color w:val="000000"/>
                <w:sz w:val="13"/>
                <w:szCs w:val="13"/>
                <w:lang w:eastAsia="en-GB"/>
              </w:rPr>
            </w:pPr>
            <w:r>
              <w:rPr>
                <w:rFonts w:ascii="Symbol" w:hAnsi="Symbol" w:eastAsia="Symbol" w:cs="Symbol"/>
                <w:b/>
                <w:bCs/>
                <w:color w:val="000000"/>
                <w:sz w:val="13"/>
                <w:szCs w:val="13"/>
                <w:lang w:eastAsia="en-GB"/>
              </w:rPr>
              <w:t>±</w:t>
            </w:r>
            <w:r w:rsidR="00023D7B">
              <w:rPr>
                <w:rFonts w:ascii="Calibri" w:hAnsi="Calibri" w:eastAsia="Times New Roman" w:cs="Calibri"/>
                <w:b/>
                <w:bCs/>
                <w:color w:val="000000"/>
                <w:sz w:val="13"/>
                <w:szCs w:val="13"/>
                <w:lang w:eastAsia="en-GB"/>
              </w:rPr>
              <w:t xml:space="preserve"> </w:t>
            </w:r>
            <w:r w:rsidRPr="001469A3" w:rsidR="001469A3">
              <w:rPr>
                <w:rFonts w:ascii="Calibri" w:hAnsi="Calibri" w:eastAsia="Times New Roman" w:cs="Calibri"/>
                <w:b/>
                <w:bCs/>
                <w:color w:val="000000"/>
                <w:sz w:val="13"/>
                <w:szCs w:val="13"/>
                <w:lang w:eastAsia="en-GB"/>
              </w:rPr>
              <w:t>60.3</w:t>
            </w:r>
          </w:p>
        </w:tc>
        <w:tc>
          <w:tcPr>
            <w:tcW w:w="897"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4D63DFE2"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 xml:space="preserve"> Yes </w:t>
            </w:r>
          </w:p>
        </w:tc>
        <w:tc>
          <w:tcPr>
            <w:tcW w:w="845"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0B90D1DF"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-1.2</w:t>
            </w:r>
          </w:p>
        </w:tc>
        <w:tc>
          <w:tcPr>
            <w:tcW w:w="100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4DD019A6"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-1.6</w:t>
            </w:r>
          </w:p>
        </w:tc>
        <w:tc>
          <w:tcPr>
            <w:tcW w:w="760" w:type="dxa"/>
            <w:tcBorders>
              <w:top w:val="nil"/>
              <w:left w:val="nil"/>
              <w:bottom w:val="single" w:color="auto" w:sz="4" w:space="0"/>
              <w:right w:val="single" w:color="auto" w:sz="4" w:space="0"/>
            </w:tcBorders>
            <w:shd w:val="clear" w:color="000000" w:fill="A9D08E"/>
            <w:noWrap/>
            <w:vAlign w:val="bottom"/>
            <w:hideMark/>
          </w:tcPr>
          <w:p w:rsidRPr="001469A3" w:rsidR="001469A3" w:rsidP="002C466D" w:rsidRDefault="001469A3" w14:paraId="4374D3A4"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2.4</w:t>
            </w:r>
          </w:p>
        </w:tc>
        <w:tc>
          <w:tcPr>
            <w:tcW w:w="89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73E8085A"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1.8</w:t>
            </w:r>
          </w:p>
        </w:tc>
        <w:tc>
          <w:tcPr>
            <w:tcW w:w="924"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2795535E"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-0.3</w:t>
            </w:r>
          </w:p>
        </w:tc>
      </w:tr>
      <w:tr w:rsidRPr="001469A3" w:rsidR="001469A3" w:rsidTr="00BE1DFD" w14:paraId="1FC35ACD" w14:textId="77777777">
        <w:trPr>
          <w:trHeight w:val="20"/>
        </w:trPr>
        <w:tc>
          <w:tcPr>
            <w:tcW w:w="2251" w:type="dxa"/>
            <w:tcBorders>
              <w:top w:val="nil"/>
              <w:left w:val="single" w:color="auto" w:sz="4" w:space="0"/>
              <w:bottom w:val="single" w:color="auto" w:sz="4" w:space="0"/>
              <w:right w:val="single" w:color="auto" w:sz="4" w:space="0"/>
            </w:tcBorders>
            <w:shd w:val="clear" w:color="auto" w:fill="auto"/>
            <w:noWrap/>
            <w:vAlign w:val="bottom"/>
            <w:hideMark/>
          </w:tcPr>
          <w:p w:rsidRPr="001469A3" w:rsidR="001469A3" w:rsidP="002C466D" w:rsidRDefault="001469A3" w14:paraId="2EDEA8EB"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University of Southern Queensland</w:t>
            </w:r>
          </w:p>
        </w:tc>
        <w:tc>
          <w:tcPr>
            <w:tcW w:w="63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C02091" w14:paraId="2F02FE89" w14:textId="704FA57D">
            <w:pPr>
              <w:autoSpaceDE/>
              <w:autoSpaceDN/>
              <w:adjustRightInd/>
              <w:spacing w:before="0" w:after="0"/>
              <w:contextualSpacing/>
              <w:jc w:val="center"/>
              <w:rPr>
                <w:rFonts w:ascii="Calibri" w:hAnsi="Calibri" w:eastAsia="Times New Roman" w:cs="Calibri"/>
                <w:b/>
                <w:bCs/>
                <w:color w:val="000000"/>
                <w:sz w:val="13"/>
                <w:szCs w:val="13"/>
                <w:lang w:eastAsia="en-GB"/>
              </w:rPr>
            </w:pPr>
            <w:r>
              <w:rPr>
                <w:rFonts w:ascii="Calibri" w:hAnsi="Calibri" w:eastAsia="Times New Roman" w:cs="Calibri"/>
                <w:b/>
                <w:bCs/>
                <w:color w:val="000000"/>
                <w:sz w:val="13"/>
                <w:szCs w:val="13"/>
                <w:lang w:eastAsia="en-GB"/>
              </w:rPr>
              <w:t>+</w:t>
            </w:r>
            <w:r w:rsidRPr="001469A3" w:rsidR="001469A3">
              <w:rPr>
                <w:rFonts w:ascii="Calibri" w:hAnsi="Calibri" w:eastAsia="Times New Roman" w:cs="Calibri"/>
                <w:b/>
                <w:bCs/>
                <w:color w:val="000000"/>
                <w:sz w:val="13"/>
                <w:szCs w:val="13"/>
                <w:lang w:eastAsia="en-GB"/>
              </w:rPr>
              <w:t>98</w:t>
            </w:r>
          </w:p>
        </w:tc>
        <w:tc>
          <w:tcPr>
            <w:tcW w:w="66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20EBAC55"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4.5</w:t>
            </w:r>
          </w:p>
        </w:tc>
        <w:tc>
          <w:tcPr>
            <w:tcW w:w="1126"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5F0043" w14:paraId="0C3EF533" w14:textId="0FE7AAB1">
            <w:pPr>
              <w:autoSpaceDE/>
              <w:autoSpaceDN/>
              <w:adjustRightInd/>
              <w:spacing w:before="0" w:after="0"/>
              <w:contextualSpacing/>
              <w:jc w:val="center"/>
              <w:rPr>
                <w:rFonts w:ascii="Calibri" w:hAnsi="Calibri" w:eastAsia="Times New Roman" w:cs="Calibri"/>
                <w:b/>
                <w:bCs/>
                <w:color w:val="000000"/>
                <w:sz w:val="13"/>
                <w:szCs w:val="13"/>
                <w:lang w:eastAsia="en-GB"/>
              </w:rPr>
            </w:pPr>
            <w:r>
              <w:rPr>
                <w:rFonts w:ascii="Symbol" w:hAnsi="Symbol" w:eastAsia="Symbol" w:cs="Symbol"/>
                <w:b/>
                <w:bCs/>
                <w:color w:val="000000"/>
                <w:sz w:val="13"/>
                <w:szCs w:val="13"/>
                <w:lang w:eastAsia="en-GB"/>
              </w:rPr>
              <w:t>±</w:t>
            </w:r>
            <w:r w:rsidR="00023D7B">
              <w:rPr>
                <w:rFonts w:ascii="Calibri" w:hAnsi="Calibri" w:eastAsia="Times New Roman" w:cs="Calibri"/>
                <w:b/>
                <w:bCs/>
                <w:color w:val="000000"/>
                <w:sz w:val="13"/>
                <w:szCs w:val="13"/>
                <w:lang w:eastAsia="en-GB"/>
              </w:rPr>
              <w:t xml:space="preserve"> </w:t>
            </w:r>
            <w:r w:rsidRPr="001469A3" w:rsidR="001469A3">
              <w:rPr>
                <w:rFonts w:ascii="Calibri" w:hAnsi="Calibri" w:eastAsia="Times New Roman" w:cs="Calibri"/>
                <w:b/>
                <w:bCs/>
                <w:color w:val="000000"/>
                <w:sz w:val="13"/>
                <w:szCs w:val="13"/>
                <w:lang w:eastAsia="en-GB"/>
              </w:rPr>
              <w:t>85.5</w:t>
            </w:r>
          </w:p>
        </w:tc>
        <w:tc>
          <w:tcPr>
            <w:tcW w:w="897"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66516178"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 xml:space="preserve"> Yes </w:t>
            </w:r>
          </w:p>
        </w:tc>
        <w:tc>
          <w:tcPr>
            <w:tcW w:w="845"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5B151E6C"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2.9</w:t>
            </w:r>
          </w:p>
        </w:tc>
        <w:tc>
          <w:tcPr>
            <w:tcW w:w="100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543CE94E"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0.5</w:t>
            </w:r>
          </w:p>
        </w:tc>
        <w:tc>
          <w:tcPr>
            <w:tcW w:w="760" w:type="dxa"/>
            <w:tcBorders>
              <w:top w:val="nil"/>
              <w:left w:val="nil"/>
              <w:bottom w:val="single" w:color="auto" w:sz="4" w:space="0"/>
              <w:right w:val="single" w:color="auto" w:sz="4" w:space="0"/>
            </w:tcBorders>
            <w:shd w:val="clear" w:color="000000" w:fill="A9D08E"/>
            <w:noWrap/>
            <w:vAlign w:val="bottom"/>
            <w:hideMark/>
          </w:tcPr>
          <w:p w:rsidRPr="001469A3" w:rsidR="001469A3" w:rsidP="002C466D" w:rsidRDefault="001469A3" w14:paraId="3FCF2788"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11.3</w:t>
            </w:r>
          </w:p>
        </w:tc>
        <w:tc>
          <w:tcPr>
            <w:tcW w:w="89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092C7037"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2.6</w:t>
            </w:r>
          </w:p>
        </w:tc>
        <w:tc>
          <w:tcPr>
            <w:tcW w:w="924"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08D99F5D" w14:textId="77777777">
            <w:pPr>
              <w:autoSpaceDE/>
              <w:autoSpaceDN/>
              <w:adjustRightInd/>
              <w:spacing w:before="0" w:after="0"/>
              <w:contextualSpacing/>
              <w:jc w:val="center"/>
              <w:rPr>
                <w:rFonts w:ascii="Calibri" w:hAnsi="Calibri" w:eastAsia="Times New Roman" w:cs="Calibri"/>
                <w:b/>
                <w:bCs/>
                <w:color w:val="000000"/>
                <w:sz w:val="13"/>
                <w:szCs w:val="13"/>
                <w:lang w:eastAsia="en-GB"/>
              </w:rPr>
            </w:pPr>
            <w:r w:rsidRPr="001469A3">
              <w:rPr>
                <w:rFonts w:ascii="Calibri" w:hAnsi="Calibri" w:eastAsia="Times New Roman" w:cs="Calibri"/>
                <w:b/>
                <w:bCs/>
                <w:color w:val="000000"/>
                <w:sz w:val="13"/>
                <w:szCs w:val="13"/>
                <w:lang w:eastAsia="en-GB"/>
              </w:rPr>
              <w:t>0.5</w:t>
            </w:r>
          </w:p>
        </w:tc>
      </w:tr>
      <w:tr w:rsidRPr="001469A3" w:rsidR="001469A3" w:rsidTr="00BE1DFD" w14:paraId="3061DAB2" w14:textId="77777777">
        <w:trPr>
          <w:trHeight w:val="20"/>
        </w:trPr>
        <w:tc>
          <w:tcPr>
            <w:tcW w:w="2251" w:type="dxa"/>
            <w:tcBorders>
              <w:top w:val="nil"/>
              <w:left w:val="single" w:color="auto" w:sz="4" w:space="0"/>
              <w:bottom w:val="single" w:color="auto" w:sz="4" w:space="0"/>
              <w:right w:val="single" w:color="auto" w:sz="4" w:space="0"/>
            </w:tcBorders>
            <w:shd w:val="clear" w:color="auto" w:fill="auto"/>
            <w:noWrap/>
            <w:vAlign w:val="bottom"/>
            <w:hideMark/>
          </w:tcPr>
          <w:p w:rsidRPr="001469A3" w:rsidR="001469A3" w:rsidP="002C466D" w:rsidRDefault="001469A3" w14:paraId="247F1DCD"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University of Melbourne</w:t>
            </w:r>
          </w:p>
        </w:tc>
        <w:tc>
          <w:tcPr>
            <w:tcW w:w="63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3BA70535"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-1</w:t>
            </w:r>
          </w:p>
        </w:tc>
        <w:tc>
          <w:tcPr>
            <w:tcW w:w="66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117FA3E3"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-0.2</w:t>
            </w:r>
          </w:p>
        </w:tc>
        <w:tc>
          <w:tcPr>
            <w:tcW w:w="1126"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68BF08F0"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5.2</w:t>
            </w:r>
          </w:p>
        </w:tc>
        <w:tc>
          <w:tcPr>
            <w:tcW w:w="897"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03C6D85A"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 xml:space="preserve"> No </w:t>
            </w:r>
          </w:p>
        </w:tc>
        <w:tc>
          <w:tcPr>
            <w:tcW w:w="845"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7E669D27"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-0.4</w:t>
            </w:r>
          </w:p>
        </w:tc>
        <w:tc>
          <w:tcPr>
            <w:tcW w:w="100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41A7E4AB"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2.1</w:t>
            </w:r>
          </w:p>
        </w:tc>
        <w:tc>
          <w:tcPr>
            <w:tcW w:w="760"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60FC4591"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-2.6</w:t>
            </w:r>
          </w:p>
        </w:tc>
        <w:tc>
          <w:tcPr>
            <w:tcW w:w="89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4905B686"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3.2</w:t>
            </w:r>
          </w:p>
        </w:tc>
        <w:tc>
          <w:tcPr>
            <w:tcW w:w="924"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7B380D44"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-0.4</w:t>
            </w:r>
          </w:p>
        </w:tc>
      </w:tr>
      <w:tr w:rsidRPr="001469A3" w:rsidR="001469A3" w:rsidTr="00BE1DFD" w14:paraId="12FD1E7B" w14:textId="77777777">
        <w:trPr>
          <w:trHeight w:val="20"/>
        </w:trPr>
        <w:tc>
          <w:tcPr>
            <w:tcW w:w="2251" w:type="dxa"/>
            <w:tcBorders>
              <w:top w:val="nil"/>
              <w:left w:val="single" w:color="auto" w:sz="4" w:space="0"/>
              <w:bottom w:val="single" w:color="auto" w:sz="4" w:space="0"/>
              <w:right w:val="single" w:color="auto" w:sz="4" w:space="0"/>
            </w:tcBorders>
            <w:shd w:val="clear" w:color="auto" w:fill="auto"/>
            <w:noWrap/>
            <w:vAlign w:val="bottom"/>
            <w:hideMark/>
          </w:tcPr>
          <w:p w:rsidRPr="001469A3" w:rsidR="001469A3" w:rsidP="002C466D" w:rsidRDefault="001469A3" w14:paraId="350FB535"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Australian National University</w:t>
            </w:r>
          </w:p>
        </w:tc>
        <w:tc>
          <w:tcPr>
            <w:tcW w:w="63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36A7843A"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-7</w:t>
            </w:r>
          </w:p>
        </w:tc>
        <w:tc>
          <w:tcPr>
            <w:tcW w:w="66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538873F8"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-1</w:t>
            </w:r>
          </w:p>
        </w:tc>
        <w:tc>
          <w:tcPr>
            <w:tcW w:w="1126"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34D5D533"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8.2</w:t>
            </w:r>
          </w:p>
        </w:tc>
        <w:tc>
          <w:tcPr>
            <w:tcW w:w="897"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0A60D2C8"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 xml:space="preserve"> No </w:t>
            </w:r>
          </w:p>
        </w:tc>
        <w:tc>
          <w:tcPr>
            <w:tcW w:w="845"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3F83008C"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1.5</w:t>
            </w:r>
          </w:p>
        </w:tc>
        <w:tc>
          <w:tcPr>
            <w:tcW w:w="100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1FB8D60D"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1.5</w:t>
            </w:r>
          </w:p>
        </w:tc>
        <w:tc>
          <w:tcPr>
            <w:tcW w:w="760"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10F86660"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-6</w:t>
            </w:r>
          </w:p>
        </w:tc>
        <w:tc>
          <w:tcPr>
            <w:tcW w:w="89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247C2673"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-2.2</w:t>
            </w:r>
          </w:p>
        </w:tc>
        <w:tc>
          <w:tcPr>
            <w:tcW w:w="924"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49DBDEBF"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-0.5</w:t>
            </w:r>
          </w:p>
        </w:tc>
      </w:tr>
      <w:tr w:rsidRPr="001469A3" w:rsidR="001469A3" w:rsidTr="00BE1DFD" w14:paraId="4A4802DC" w14:textId="77777777">
        <w:trPr>
          <w:trHeight w:val="20"/>
        </w:trPr>
        <w:tc>
          <w:tcPr>
            <w:tcW w:w="2251" w:type="dxa"/>
            <w:tcBorders>
              <w:top w:val="nil"/>
              <w:left w:val="single" w:color="auto" w:sz="4" w:space="0"/>
              <w:bottom w:val="single" w:color="auto" w:sz="4" w:space="0"/>
              <w:right w:val="single" w:color="auto" w:sz="4" w:space="0"/>
            </w:tcBorders>
            <w:shd w:val="clear" w:color="auto" w:fill="auto"/>
            <w:noWrap/>
            <w:vAlign w:val="bottom"/>
            <w:hideMark/>
          </w:tcPr>
          <w:p w:rsidRPr="001469A3" w:rsidR="001469A3" w:rsidP="002C466D" w:rsidRDefault="001469A3" w14:paraId="1387070A"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University of Sydney</w:t>
            </w:r>
          </w:p>
        </w:tc>
        <w:tc>
          <w:tcPr>
            <w:tcW w:w="63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3E25C082"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3</w:t>
            </w:r>
          </w:p>
        </w:tc>
        <w:tc>
          <w:tcPr>
            <w:tcW w:w="66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495705B4"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1</w:t>
            </w:r>
          </w:p>
        </w:tc>
        <w:tc>
          <w:tcPr>
            <w:tcW w:w="1126"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2A82B95C"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8.9</w:t>
            </w:r>
          </w:p>
        </w:tc>
        <w:tc>
          <w:tcPr>
            <w:tcW w:w="897"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740DD8A2"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 xml:space="preserve"> No </w:t>
            </w:r>
          </w:p>
        </w:tc>
        <w:tc>
          <w:tcPr>
            <w:tcW w:w="845"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523CB35D"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1.3</w:t>
            </w:r>
          </w:p>
        </w:tc>
        <w:tc>
          <w:tcPr>
            <w:tcW w:w="100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7DB9E201"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3.6</w:t>
            </w:r>
          </w:p>
        </w:tc>
        <w:tc>
          <w:tcPr>
            <w:tcW w:w="760"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5F203DCB"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-2</w:t>
            </w:r>
          </w:p>
        </w:tc>
        <w:tc>
          <w:tcPr>
            <w:tcW w:w="89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72EF7148"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7.1</w:t>
            </w:r>
          </w:p>
        </w:tc>
        <w:tc>
          <w:tcPr>
            <w:tcW w:w="924"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66D9BD82"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-0.3</w:t>
            </w:r>
          </w:p>
        </w:tc>
      </w:tr>
      <w:tr w:rsidRPr="001469A3" w:rsidR="001469A3" w:rsidTr="00BE1DFD" w14:paraId="3913131D" w14:textId="77777777">
        <w:trPr>
          <w:trHeight w:val="20"/>
        </w:trPr>
        <w:tc>
          <w:tcPr>
            <w:tcW w:w="2251" w:type="dxa"/>
            <w:tcBorders>
              <w:top w:val="nil"/>
              <w:left w:val="single" w:color="auto" w:sz="4" w:space="0"/>
              <w:bottom w:val="single" w:color="auto" w:sz="4" w:space="0"/>
              <w:right w:val="single" w:color="auto" w:sz="4" w:space="0"/>
            </w:tcBorders>
            <w:shd w:val="clear" w:color="auto" w:fill="auto"/>
            <w:noWrap/>
            <w:vAlign w:val="bottom"/>
            <w:hideMark/>
          </w:tcPr>
          <w:p w:rsidRPr="001469A3" w:rsidR="001469A3" w:rsidP="002C466D" w:rsidRDefault="001469A3" w14:paraId="47A29B92"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The University of Queensland</w:t>
            </w:r>
          </w:p>
        </w:tc>
        <w:tc>
          <w:tcPr>
            <w:tcW w:w="63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44370E39"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3</w:t>
            </w:r>
          </w:p>
        </w:tc>
        <w:tc>
          <w:tcPr>
            <w:tcW w:w="66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0F2986EA"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1.1</w:t>
            </w:r>
          </w:p>
        </w:tc>
        <w:tc>
          <w:tcPr>
            <w:tcW w:w="1126"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47296931"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9.5</w:t>
            </w:r>
          </w:p>
        </w:tc>
        <w:tc>
          <w:tcPr>
            <w:tcW w:w="897"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1AB560C2"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 xml:space="preserve"> No </w:t>
            </w:r>
          </w:p>
        </w:tc>
        <w:tc>
          <w:tcPr>
            <w:tcW w:w="845"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3B4DB1CB"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0.9</w:t>
            </w:r>
          </w:p>
        </w:tc>
        <w:tc>
          <w:tcPr>
            <w:tcW w:w="100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2EAA7EE1"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4.5</w:t>
            </w:r>
          </w:p>
        </w:tc>
        <w:tc>
          <w:tcPr>
            <w:tcW w:w="760"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5DD2582D"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-1.5</w:t>
            </w:r>
          </w:p>
        </w:tc>
        <w:tc>
          <w:tcPr>
            <w:tcW w:w="89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698D9967"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-4.2</w:t>
            </w:r>
          </w:p>
        </w:tc>
        <w:tc>
          <w:tcPr>
            <w:tcW w:w="924"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7842E333"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-0.2</w:t>
            </w:r>
          </w:p>
        </w:tc>
      </w:tr>
      <w:tr w:rsidRPr="001469A3" w:rsidR="001469A3" w:rsidTr="00BE1DFD" w14:paraId="0B0EBEE5" w14:textId="77777777">
        <w:trPr>
          <w:trHeight w:val="20"/>
        </w:trPr>
        <w:tc>
          <w:tcPr>
            <w:tcW w:w="2251" w:type="dxa"/>
            <w:tcBorders>
              <w:top w:val="nil"/>
              <w:left w:val="single" w:color="auto" w:sz="4" w:space="0"/>
              <w:bottom w:val="single" w:color="auto" w:sz="4" w:space="0"/>
              <w:right w:val="single" w:color="auto" w:sz="4" w:space="0"/>
            </w:tcBorders>
            <w:shd w:val="clear" w:color="auto" w:fill="auto"/>
            <w:noWrap/>
            <w:vAlign w:val="bottom"/>
            <w:hideMark/>
          </w:tcPr>
          <w:p w:rsidRPr="001469A3" w:rsidR="001469A3" w:rsidP="002C466D" w:rsidRDefault="001469A3" w14:paraId="2BD1157B"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UNSW Sydney</w:t>
            </w:r>
          </w:p>
        </w:tc>
        <w:tc>
          <w:tcPr>
            <w:tcW w:w="63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0F31D046"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-1</w:t>
            </w:r>
          </w:p>
        </w:tc>
        <w:tc>
          <w:tcPr>
            <w:tcW w:w="66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050FD6F0"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0.1</w:t>
            </w:r>
          </w:p>
        </w:tc>
        <w:tc>
          <w:tcPr>
            <w:tcW w:w="1126"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4BB56FEE"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11.7</w:t>
            </w:r>
          </w:p>
        </w:tc>
        <w:tc>
          <w:tcPr>
            <w:tcW w:w="897"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0A93E6E3"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 xml:space="preserve"> No </w:t>
            </w:r>
          </w:p>
        </w:tc>
        <w:tc>
          <w:tcPr>
            <w:tcW w:w="845"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670D5BBE"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0.7</w:t>
            </w:r>
          </w:p>
        </w:tc>
        <w:tc>
          <w:tcPr>
            <w:tcW w:w="100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06857A98"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-1.4</w:t>
            </w:r>
          </w:p>
        </w:tc>
        <w:tc>
          <w:tcPr>
            <w:tcW w:w="760"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49BCC247"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1.8</w:t>
            </w:r>
          </w:p>
        </w:tc>
        <w:tc>
          <w:tcPr>
            <w:tcW w:w="89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69760C4F"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-9.2</w:t>
            </w:r>
          </w:p>
        </w:tc>
        <w:tc>
          <w:tcPr>
            <w:tcW w:w="924"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70C32FD4"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-0.1</w:t>
            </w:r>
          </w:p>
        </w:tc>
      </w:tr>
      <w:tr w:rsidRPr="001469A3" w:rsidR="001469A3" w:rsidTr="00BE1DFD" w14:paraId="76C51715" w14:textId="77777777">
        <w:trPr>
          <w:trHeight w:val="20"/>
        </w:trPr>
        <w:tc>
          <w:tcPr>
            <w:tcW w:w="2251" w:type="dxa"/>
            <w:tcBorders>
              <w:top w:val="nil"/>
              <w:left w:val="single" w:color="auto" w:sz="4" w:space="0"/>
              <w:bottom w:val="single" w:color="auto" w:sz="4" w:space="0"/>
              <w:right w:val="single" w:color="auto" w:sz="4" w:space="0"/>
            </w:tcBorders>
            <w:shd w:val="clear" w:color="auto" w:fill="auto"/>
            <w:noWrap/>
            <w:vAlign w:val="bottom"/>
            <w:hideMark/>
          </w:tcPr>
          <w:p w:rsidRPr="001469A3" w:rsidR="001469A3" w:rsidP="002C466D" w:rsidRDefault="001469A3" w14:paraId="4FBE19CD"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The University of Western Australia</w:t>
            </w:r>
          </w:p>
        </w:tc>
        <w:tc>
          <w:tcPr>
            <w:tcW w:w="63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4AF0B9AB"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3</w:t>
            </w:r>
          </w:p>
        </w:tc>
        <w:tc>
          <w:tcPr>
            <w:tcW w:w="66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100FBA0E"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0.8</w:t>
            </w:r>
          </w:p>
        </w:tc>
        <w:tc>
          <w:tcPr>
            <w:tcW w:w="1126"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466151E6"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19.4</w:t>
            </w:r>
          </w:p>
        </w:tc>
        <w:tc>
          <w:tcPr>
            <w:tcW w:w="897"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1E8FC1D8"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 xml:space="preserve"> No </w:t>
            </w:r>
          </w:p>
        </w:tc>
        <w:tc>
          <w:tcPr>
            <w:tcW w:w="845"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0C0C346B"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0.5</w:t>
            </w:r>
          </w:p>
        </w:tc>
        <w:tc>
          <w:tcPr>
            <w:tcW w:w="100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4B43A225"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4.5</w:t>
            </w:r>
          </w:p>
        </w:tc>
        <w:tc>
          <w:tcPr>
            <w:tcW w:w="760"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7CB044E6"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-2.4</w:t>
            </w:r>
          </w:p>
        </w:tc>
        <w:tc>
          <w:tcPr>
            <w:tcW w:w="89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11501522"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4.2</w:t>
            </w:r>
          </w:p>
        </w:tc>
        <w:tc>
          <w:tcPr>
            <w:tcW w:w="924"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48476A48"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-1.1</w:t>
            </w:r>
          </w:p>
        </w:tc>
      </w:tr>
      <w:tr w:rsidRPr="001469A3" w:rsidR="001469A3" w:rsidTr="00BE1DFD" w14:paraId="06B382E2" w14:textId="77777777">
        <w:trPr>
          <w:trHeight w:val="20"/>
        </w:trPr>
        <w:tc>
          <w:tcPr>
            <w:tcW w:w="2251" w:type="dxa"/>
            <w:tcBorders>
              <w:top w:val="nil"/>
              <w:left w:val="single" w:color="auto" w:sz="4" w:space="0"/>
              <w:bottom w:val="single" w:color="auto" w:sz="4" w:space="0"/>
              <w:right w:val="single" w:color="auto" w:sz="4" w:space="0"/>
            </w:tcBorders>
            <w:shd w:val="clear" w:color="auto" w:fill="auto"/>
            <w:noWrap/>
            <w:vAlign w:val="bottom"/>
            <w:hideMark/>
          </w:tcPr>
          <w:p w:rsidRPr="001469A3" w:rsidR="001469A3" w:rsidP="002C466D" w:rsidRDefault="001469A3" w14:paraId="0213730C"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Queensland University of Technology</w:t>
            </w:r>
          </w:p>
        </w:tc>
        <w:tc>
          <w:tcPr>
            <w:tcW w:w="63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3F3154EC"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-14</w:t>
            </w:r>
          </w:p>
        </w:tc>
        <w:tc>
          <w:tcPr>
            <w:tcW w:w="66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6293B91A"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-0.3</w:t>
            </w:r>
          </w:p>
        </w:tc>
        <w:tc>
          <w:tcPr>
            <w:tcW w:w="1126"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58310358"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30.6</w:t>
            </w:r>
          </w:p>
        </w:tc>
        <w:tc>
          <w:tcPr>
            <w:tcW w:w="897"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6B5A2C32"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 xml:space="preserve"> No </w:t>
            </w:r>
          </w:p>
        </w:tc>
        <w:tc>
          <w:tcPr>
            <w:tcW w:w="845"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7D5E6336"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-3</w:t>
            </w:r>
          </w:p>
        </w:tc>
        <w:tc>
          <w:tcPr>
            <w:tcW w:w="100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291101EF"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3</w:t>
            </w:r>
          </w:p>
        </w:tc>
        <w:tc>
          <w:tcPr>
            <w:tcW w:w="760"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0C83F649"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-0.8</w:t>
            </w:r>
          </w:p>
        </w:tc>
        <w:tc>
          <w:tcPr>
            <w:tcW w:w="89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3D8BF46F"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0.1</w:t>
            </w:r>
          </w:p>
        </w:tc>
        <w:tc>
          <w:tcPr>
            <w:tcW w:w="924"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3D2D1CB8"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-0.7</w:t>
            </w:r>
          </w:p>
        </w:tc>
      </w:tr>
      <w:tr w:rsidRPr="001469A3" w:rsidR="001469A3" w:rsidTr="00BE1DFD" w14:paraId="660BC251" w14:textId="77777777">
        <w:trPr>
          <w:trHeight w:val="20"/>
        </w:trPr>
        <w:tc>
          <w:tcPr>
            <w:tcW w:w="2251" w:type="dxa"/>
            <w:tcBorders>
              <w:top w:val="nil"/>
              <w:left w:val="single" w:color="auto" w:sz="4" w:space="0"/>
              <w:bottom w:val="single" w:color="auto" w:sz="4" w:space="0"/>
              <w:right w:val="single" w:color="auto" w:sz="4" w:space="0"/>
            </w:tcBorders>
            <w:shd w:val="clear" w:color="auto" w:fill="auto"/>
            <w:noWrap/>
            <w:vAlign w:val="bottom"/>
            <w:hideMark/>
          </w:tcPr>
          <w:p w:rsidRPr="00694CBD" w:rsidR="001469A3" w:rsidP="002C466D" w:rsidRDefault="001469A3" w14:paraId="2FB0C8E2" w14:textId="77777777">
            <w:pPr>
              <w:autoSpaceDE/>
              <w:autoSpaceDN/>
              <w:adjustRightInd/>
              <w:spacing w:before="0" w:after="0"/>
              <w:contextualSpacing/>
              <w:jc w:val="center"/>
              <w:rPr>
                <w:rFonts w:ascii="Calibri" w:hAnsi="Calibri" w:eastAsia="Times New Roman" w:cs="Calibri"/>
                <w:color w:val="00B0F0"/>
                <w:sz w:val="13"/>
                <w:szCs w:val="13"/>
                <w:lang w:eastAsia="en-GB"/>
              </w:rPr>
            </w:pPr>
            <w:r w:rsidRPr="00694CBD">
              <w:rPr>
                <w:rFonts w:ascii="Calibri" w:hAnsi="Calibri" w:eastAsia="Times New Roman" w:cs="Calibri"/>
                <w:color w:val="00B0F0"/>
                <w:sz w:val="13"/>
                <w:szCs w:val="13"/>
                <w:lang w:eastAsia="en-GB"/>
              </w:rPr>
              <w:t>University of Newcastle</w:t>
            </w:r>
          </w:p>
        </w:tc>
        <w:tc>
          <w:tcPr>
            <w:tcW w:w="633" w:type="dxa"/>
            <w:tcBorders>
              <w:top w:val="nil"/>
              <w:left w:val="nil"/>
              <w:bottom w:val="single" w:color="auto" w:sz="4" w:space="0"/>
              <w:right w:val="single" w:color="auto" w:sz="4" w:space="0"/>
            </w:tcBorders>
            <w:shd w:val="clear" w:color="auto" w:fill="auto"/>
            <w:noWrap/>
            <w:vAlign w:val="bottom"/>
            <w:hideMark/>
          </w:tcPr>
          <w:p w:rsidRPr="00694CBD" w:rsidR="001469A3" w:rsidP="002C466D" w:rsidRDefault="001469A3" w14:paraId="2C174318" w14:textId="77777777">
            <w:pPr>
              <w:autoSpaceDE/>
              <w:autoSpaceDN/>
              <w:adjustRightInd/>
              <w:spacing w:before="0" w:after="0"/>
              <w:contextualSpacing/>
              <w:jc w:val="center"/>
              <w:rPr>
                <w:rFonts w:ascii="Calibri" w:hAnsi="Calibri" w:eastAsia="Times New Roman" w:cs="Calibri"/>
                <w:color w:val="00B0F0"/>
                <w:sz w:val="13"/>
                <w:szCs w:val="13"/>
                <w:lang w:eastAsia="en-GB"/>
              </w:rPr>
            </w:pPr>
            <w:r w:rsidRPr="00694CBD">
              <w:rPr>
                <w:rFonts w:ascii="Calibri" w:hAnsi="Calibri" w:eastAsia="Times New Roman" w:cs="Calibri"/>
                <w:color w:val="00B0F0"/>
                <w:sz w:val="13"/>
                <w:szCs w:val="13"/>
                <w:lang w:eastAsia="en-GB"/>
              </w:rPr>
              <w:t>21</w:t>
            </w:r>
          </w:p>
        </w:tc>
        <w:tc>
          <w:tcPr>
            <w:tcW w:w="661" w:type="dxa"/>
            <w:tcBorders>
              <w:top w:val="nil"/>
              <w:left w:val="nil"/>
              <w:bottom w:val="single" w:color="auto" w:sz="4" w:space="0"/>
              <w:right w:val="single" w:color="auto" w:sz="4" w:space="0"/>
            </w:tcBorders>
            <w:shd w:val="clear" w:color="auto" w:fill="auto"/>
            <w:noWrap/>
            <w:vAlign w:val="bottom"/>
            <w:hideMark/>
          </w:tcPr>
          <w:p w:rsidRPr="00694CBD" w:rsidR="001469A3" w:rsidP="002C466D" w:rsidRDefault="001469A3" w14:paraId="1375C404" w14:textId="77777777">
            <w:pPr>
              <w:autoSpaceDE/>
              <w:autoSpaceDN/>
              <w:adjustRightInd/>
              <w:spacing w:before="0" w:after="0"/>
              <w:contextualSpacing/>
              <w:jc w:val="center"/>
              <w:rPr>
                <w:rFonts w:ascii="Calibri" w:hAnsi="Calibri" w:eastAsia="Times New Roman" w:cs="Calibri"/>
                <w:color w:val="00B0F0"/>
                <w:sz w:val="13"/>
                <w:szCs w:val="13"/>
                <w:lang w:eastAsia="en-GB"/>
              </w:rPr>
            </w:pPr>
            <w:r w:rsidRPr="00694CBD">
              <w:rPr>
                <w:rFonts w:ascii="Calibri" w:hAnsi="Calibri" w:eastAsia="Times New Roman" w:cs="Calibri"/>
                <w:color w:val="00B0F0"/>
                <w:sz w:val="13"/>
                <w:szCs w:val="13"/>
                <w:lang w:eastAsia="en-GB"/>
              </w:rPr>
              <w:t>1.7</w:t>
            </w:r>
          </w:p>
        </w:tc>
        <w:tc>
          <w:tcPr>
            <w:tcW w:w="1126" w:type="dxa"/>
            <w:tcBorders>
              <w:top w:val="nil"/>
              <w:left w:val="nil"/>
              <w:bottom w:val="single" w:color="auto" w:sz="4" w:space="0"/>
              <w:right w:val="single" w:color="auto" w:sz="4" w:space="0"/>
            </w:tcBorders>
            <w:shd w:val="clear" w:color="auto" w:fill="auto"/>
            <w:noWrap/>
            <w:vAlign w:val="bottom"/>
            <w:hideMark/>
          </w:tcPr>
          <w:p w:rsidRPr="00694CBD" w:rsidR="001469A3" w:rsidP="002C466D" w:rsidRDefault="001469A3" w14:paraId="27ED8E31" w14:textId="77777777">
            <w:pPr>
              <w:autoSpaceDE/>
              <w:autoSpaceDN/>
              <w:adjustRightInd/>
              <w:spacing w:before="0" w:after="0"/>
              <w:contextualSpacing/>
              <w:jc w:val="center"/>
              <w:rPr>
                <w:rFonts w:ascii="Calibri" w:hAnsi="Calibri" w:eastAsia="Times New Roman" w:cs="Calibri"/>
                <w:color w:val="00B0F0"/>
                <w:sz w:val="13"/>
                <w:szCs w:val="13"/>
                <w:lang w:eastAsia="en-GB"/>
              </w:rPr>
            </w:pPr>
            <w:r w:rsidRPr="00694CBD">
              <w:rPr>
                <w:rFonts w:ascii="Calibri" w:hAnsi="Calibri" w:eastAsia="Times New Roman" w:cs="Calibri"/>
                <w:color w:val="00B0F0"/>
                <w:sz w:val="13"/>
                <w:szCs w:val="13"/>
                <w:lang w:eastAsia="en-GB"/>
              </w:rPr>
              <w:t>41.5</w:t>
            </w:r>
          </w:p>
        </w:tc>
        <w:tc>
          <w:tcPr>
            <w:tcW w:w="897" w:type="dxa"/>
            <w:tcBorders>
              <w:top w:val="nil"/>
              <w:left w:val="nil"/>
              <w:bottom w:val="single" w:color="auto" w:sz="4" w:space="0"/>
              <w:right w:val="single" w:color="auto" w:sz="4" w:space="0"/>
            </w:tcBorders>
            <w:shd w:val="clear" w:color="auto" w:fill="auto"/>
            <w:noWrap/>
            <w:vAlign w:val="bottom"/>
            <w:hideMark/>
          </w:tcPr>
          <w:p w:rsidRPr="00694CBD" w:rsidR="001469A3" w:rsidP="002C466D" w:rsidRDefault="001469A3" w14:paraId="5F74C53E" w14:textId="77777777">
            <w:pPr>
              <w:autoSpaceDE/>
              <w:autoSpaceDN/>
              <w:adjustRightInd/>
              <w:spacing w:before="0" w:after="0"/>
              <w:contextualSpacing/>
              <w:jc w:val="center"/>
              <w:rPr>
                <w:rFonts w:ascii="Calibri" w:hAnsi="Calibri" w:eastAsia="Times New Roman" w:cs="Calibri"/>
                <w:color w:val="00B0F0"/>
                <w:sz w:val="13"/>
                <w:szCs w:val="13"/>
                <w:lang w:eastAsia="en-GB"/>
              </w:rPr>
            </w:pPr>
            <w:r w:rsidRPr="00694CBD">
              <w:rPr>
                <w:rFonts w:ascii="Calibri" w:hAnsi="Calibri" w:eastAsia="Times New Roman" w:cs="Calibri"/>
                <w:color w:val="00B0F0"/>
                <w:sz w:val="13"/>
                <w:szCs w:val="13"/>
                <w:lang w:eastAsia="en-GB"/>
              </w:rPr>
              <w:t xml:space="preserve"> No </w:t>
            </w:r>
          </w:p>
        </w:tc>
        <w:tc>
          <w:tcPr>
            <w:tcW w:w="845" w:type="dxa"/>
            <w:tcBorders>
              <w:top w:val="nil"/>
              <w:left w:val="nil"/>
              <w:bottom w:val="single" w:color="auto" w:sz="4" w:space="0"/>
              <w:right w:val="single" w:color="auto" w:sz="4" w:space="0"/>
            </w:tcBorders>
            <w:shd w:val="clear" w:color="auto" w:fill="auto"/>
            <w:noWrap/>
            <w:vAlign w:val="bottom"/>
            <w:hideMark/>
          </w:tcPr>
          <w:p w:rsidRPr="00694CBD" w:rsidR="001469A3" w:rsidP="002C466D" w:rsidRDefault="001469A3" w14:paraId="1DBFB464" w14:textId="77777777">
            <w:pPr>
              <w:autoSpaceDE/>
              <w:autoSpaceDN/>
              <w:adjustRightInd/>
              <w:spacing w:before="0" w:after="0"/>
              <w:contextualSpacing/>
              <w:jc w:val="center"/>
              <w:rPr>
                <w:rFonts w:ascii="Calibri" w:hAnsi="Calibri" w:eastAsia="Times New Roman" w:cs="Calibri"/>
                <w:color w:val="00B0F0"/>
                <w:sz w:val="13"/>
                <w:szCs w:val="13"/>
                <w:lang w:eastAsia="en-GB"/>
              </w:rPr>
            </w:pPr>
            <w:r w:rsidRPr="00694CBD">
              <w:rPr>
                <w:rFonts w:ascii="Calibri" w:hAnsi="Calibri" w:eastAsia="Times New Roman" w:cs="Calibri"/>
                <w:color w:val="00B0F0"/>
                <w:sz w:val="13"/>
                <w:szCs w:val="13"/>
                <w:lang w:eastAsia="en-GB"/>
              </w:rPr>
              <w:t>2.9</w:t>
            </w:r>
          </w:p>
        </w:tc>
        <w:tc>
          <w:tcPr>
            <w:tcW w:w="1001" w:type="dxa"/>
            <w:tcBorders>
              <w:top w:val="nil"/>
              <w:left w:val="nil"/>
              <w:bottom w:val="single" w:color="auto" w:sz="4" w:space="0"/>
              <w:right w:val="single" w:color="auto" w:sz="4" w:space="0"/>
            </w:tcBorders>
            <w:shd w:val="clear" w:color="auto" w:fill="auto"/>
            <w:noWrap/>
            <w:vAlign w:val="bottom"/>
            <w:hideMark/>
          </w:tcPr>
          <w:p w:rsidRPr="00694CBD" w:rsidR="001469A3" w:rsidP="002C466D" w:rsidRDefault="001469A3" w14:paraId="5E782423" w14:textId="77777777">
            <w:pPr>
              <w:autoSpaceDE/>
              <w:autoSpaceDN/>
              <w:adjustRightInd/>
              <w:spacing w:before="0" w:after="0"/>
              <w:contextualSpacing/>
              <w:jc w:val="center"/>
              <w:rPr>
                <w:rFonts w:ascii="Calibri" w:hAnsi="Calibri" w:eastAsia="Times New Roman" w:cs="Calibri"/>
                <w:color w:val="00B0F0"/>
                <w:sz w:val="13"/>
                <w:szCs w:val="13"/>
                <w:lang w:eastAsia="en-GB"/>
              </w:rPr>
            </w:pPr>
            <w:r w:rsidRPr="00694CBD">
              <w:rPr>
                <w:rFonts w:ascii="Calibri" w:hAnsi="Calibri" w:eastAsia="Times New Roman" w:cs="Calibri"/>
                <w:color w:val="00B0F0"/>
                <w:sz w:val="13"/>
                <w:szCs w:val="13"/>
                <w:lang w:eastAsia="en-GB"/>
              </w:rPr>
              <w:t>2.6</w:t>
            </w:r>
          </w:p>
        </w:tc>
        <w:tc>
          <w:tcPr>
            <w:tcW w:w="760" w:type="dxa"/>
            <w:tcBorders>
              <w:top w:val="nil"/>
              <w:left w:val="nil"/>
              <w:bottom w:val="single" w:color="auto" w:sz="4" w:space="0"/>
              <w:right w:val="single" w:color="auto" w:sz="4" w:space="0"/>
            </w:tcBorders>
            <w:shd w:val="clear" w:color="auto" w:fill="auto"/>
            <w:noWrap/>
            <w:vAlign w:val="bottom"/>
            <w:hideMark/>
          </w:tcPr>
          <w:p w:rsidRPr="00694CBD" w:rsidR="001469A3" w:rsidP="002C466D" w:rsidRDefault="001469A3" w14:paraId="420F3B51" w14:textId="77777777">
            <w:pPr>
              <w:autoSpaceDE/>
              <w:autoSpaceDN/>
              <w:adjustRightInd/>
              <w:spacing w:before="0" w:after="0"/>
              <w:contextualSpacing/>
              <w:jc w:val="center"/>
              <w:rPr>
                <w:rFonts w:ascii="Calibri" w:hAnsi="Calibri" w:eastAsia="Times New Roman" w:cs="Calibri"/>
                <w:color w:val="00B0F0"/>
                <w:sz w:val="13"/>
                <w:szCs w:val="13"/>
                <w:lang w:eastAsia="en-GB"/>
              </w:rPr>
            </w:pPr>
            <w:r w:rsidRPr="00694CBD">
              <w:rPr>
                <w:rFonts w:ascii="Calibri" w:hAnsi="Calibri" w:eastAsia="Times New Roman" w:cs="Calibri"/>
                <w:color w:val="00B0F0"/>
                <w:sz w:val="13"/>
                <w:szCs w:val="13"/>
                <w:lang w:eastAsia="en-GB"/>
              </w:rPr>
              <w:t>0.4</w:t>
            </w:r>
          </w:p>
        </w:tc>
        <w:tc>
          <w:tcPr>
            <w:tcW w:w="893" w:type="dxa"/>
            <w:tcBorders>
              <w:top w:val="nil"/>
              <w:left w:val="nil"/>
              <w:bottom w:val="single" w:color="auto" w:sz="4" w:space="0"/>
              <w:right w:val="single" w:color="auto" w:sz="4" w:space="0"/>
            </w:tcBorders>
            <w:shd w:val="clear" w:color="auto" w:fill="auto"/>
            <w:noWrap/>
            <w:vAlign w:val="bottom"/>
            <w:hideMark/>
          </w:tcPr>
          <w:p w:rsidRPr="00694CBD" w:rsidR="001469A3" w:rsidP="002C466D" w:rsidRDefault="001469A3" w14:paraId="5D635BC7" w14:textId="77777777">
            <w:pPr>
              <w:autoSpaceDE/>
              <w:autoSpaceDN/>
              <w:adjustRightInd/>
              <w:spacing w:before="0" w:after="0"/>
              <w:contextualSpacing/>
              <w:jc w:val="center"/>
              <w:rPr>
                <w:rFonts w:ascii="Calibri" w:hAnsi="Calibri" w:eastAsia="Times New Roman" w:cs="Calibri"/>
                <w:color w:val="00B0F0"/>
                <w:sz w:val="13"/>
                <w:szCs w:val="13"/>
                <w:lang w:eastAsia="en-GB"/>
              </w:rPr>
            </w:pPr>
            <w:r w:rsidRPr="00694CBD">
              <w:rPr>
                <w:rFonts w:ascii="Calibri" w:hAnsi="Calibri" w:eastAsia="Times New Roman" w:cs="Calibri"/>
                <w:color w:val="00B0F0"/>
                <w:sz w:val="13"/>
                <w:szCs w:val="13"/>
                <w:lang w:eastAsia="en-GB"/>
              </w:rPr>
              <w:t>0.5</w:t>
            </w:r>
          </w:p>
        </w:tc>
        <w:tc>
          <w:tcPr>
            <w:tcW w:w="924" w:type="dxa"/>
            <w:tcBorders>
              <w:top w:val="nil"/>
              <w:left w:val="nil"/>
              <w:bottom w:val="single" w:color="auto" w:sz="4" w:space="0"/>
              <w:right w:val="single" w:color="auto" w:sz="4" w:space="0"/>
            </w:tcBorders>
            <w:shd w:val="clear" w:color="auto" w:fill="auto"/>
            <w:noWrap/>
            <w:vAlign w:val="bottom"/>
            <w:hideMark/>
          </w:tcPr>
          <w:p w:rsidRPr="00694CBD" w:rsidR="001469A3" w:rsidP="002C466D" w:rsidRDefault="001469A3" w14:paraId="47C4DAD4" w14:textId="77777777">
            <w:pPr>
              <w:autoSpaceDE/>
              <w:autoSpaceDN/>
              <w:adjustRightInd/>
              <w:spacing w:before="0" w:after="0"/>
              <w:contextualSpacing/>
              <w:jc w:val="center"/>
              <w:rPr>
                <w:rFonts w:ascii="Calibri" w:hAnsi="Calibri" w:eastAsia="Times New Roman" w:cs="Calibri"/>
                <w:color w:val="00B0F0"/>
                <w:sz w:val="13"/>
                <w:szCs w:val="13"/>
                <w:lang w:eastAsia="en-GB"/>
              </w:rPr>
            </w:pPr>
            <w:r w:rsidRPr="00694CBD">
              <w:rPr>
                <w:rFonts w:ascii="Calibri" w:hAnsi="Calibri" w:eastAsia="Times New Roman" w:cs="Calibri"/>
                <w:color w:val="00B0F0"/>
                <w:sz w:val="13"/>
                <w:szCs w:val="13"/>
                <w:lang w:eastAsia="en-GB"/>
              </w:rPr>
              <w:t>-1.3</w:t>
            </w:r>
          </w:p>
        </w:tc>
      </w:tr>
      <w:tr w:rsidRPr="001469A3" w:rsidR="001469A3" w:rsidTr="00BE1DFD" w14:paraId="719622A8" w14:textId="77777777">
        <w:trPr>
          <w:trHeight w:val="20"/>
        </w:trPr>
        <w:tc>
          <w:tcPr>
            <w:tcW w:w="2251" w:type="dxa"/>
            <w:tcBorders>
              <w:top w:val="nil"/>
              <w:left w:val="single" w:color="auto" w:sz="4" w:space="0"/>
              <w:bottom w:val="single" w:color="auto" w:sz="4" w:space="0"/>
              <w:right w:val="single" w:color="auto" w:sz="4" w:space="0"/>
            </w:tcBorders>
            <w:shd w:val="clear" w:color="auto" w:fill="auto"/>
            <w:noWrap/>
            <w:vAlign w:val="bottom"/>
            <w:hideMark/>
          </w:tcPr>
          <w:p w:rsidRPr="001469A3" w:rsidR="001469A3" w:rsidP="002C466D" w:rsidRDefault="001469A3" w14:paraId="6C2A8C51"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Charles Darwin University</w:t>
            </w:r>
          </w:p>
        </w:tc>
        <w:tc>
          <w:tcPr>
            <w:tcW w:w="63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3755F909"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157</w:t>
            </w:r>
          </w:p>
        </w:tc>
        <w:tc>
          <w:tcPr>
            <w:tcW w:w="66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783FA09D"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5.8</w:t>
            </w:r>
          </w:p>
        </w:tc>
        <w:tc>
          <w:tcPr>
            <w:tcW w:w="1126"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3C0198C7"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67.8</w:t>
            </w:r>
          </w:p>
        </w:tc>
        <w:tc>
          <w:tcPr>
            <w:tcW w:w="897"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244ED9F2"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 xml:space="preserve"> No </w:t>
            </w:r>
          </w:p>
        </w:tc>
        <w:tc>
          <w:tcPr>
            <w:tcW w:w="845"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000BCF9E"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-0.3</w:t>
            </w:r>
          </w:p>
        </w:tc>
        <w:tc>
          <w:tcPr>
            <w:tcW w:w="100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60288470"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3.2</w:t>
            </w:r>
          </w:p>
        </w:tc>
        <w:tc>
          <w:tcPr>
            <w:tcW w:w="760"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0D6DA4B1"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16.5</w:t>
            </w:r>
          </w:p>
        </w:tc>
        <w:tc>
          <w:tcPr>
            <w:tcW w:w="89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4253DFE9"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-0.9</w:t>
            </w:r>
          </w:p>
        </w:tc>
        <w:tc>
          <w:tcPr>
            <w:tcW w:w="924"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26C1BDAB"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0.4</w:t>
            </w:r>
          </w:p>
        </w:tc>
      </w:tr>
      <w:tr w:rsidRPr="001469A3" w:rsidR="001469A3" w:rsidTr="00BE1DFD" w14:paraId="53E41696" w14:textId="77777777">
        <w:trPr>
          <w:trHeight w:val="20"/>
        </w:trPr>
        <w:tc>
          <w:tcPr>
            <w:tcW w:w="2251" w:type="dxa"/>
            <w:tcBorders>
              <w:top w:val="nil"/>
              <w:left w:val="single" w:color="auto" w:sz="4" w:space="0"/>
              <w:bottom w:val="single" w:color="auto" w:sz="4" w:space="0"/>
              <w:right w:val="single" w:color="auto" w:sz="4" w:space="0"/>
            </w:tcBorders>
            <w:shd w:val="clear" w:color="auto" w:fill="auto"/>
            <w:noWrap/>
            <w:vAlign w:val="bottom"/>
            <w:hideMark/>
          </w:tcPr>
          <w:p w:rsidRPr="001469A3" w:rsidR="001469A3" w:rsidP="002C466D" w:rsidRDefault="001469A3" w14:paraId="27BC898F"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University of Wollongong</w:t>
            </w:r>
          </w:p>
        </w:tc>
        <w:tc>
          <w:tcPr>
            <w:tcW w:w="63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06F5F69D"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-16</w:t>
            </w:r>
          </w:p>
        </w:tc>
        <w:tc>
          <w:tcPr>
            <w:tcW w:w="66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25029956"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-0.4</w:t>
            </w:r>
          </w:p>
        </w:tc>
        <w:tc>
          <w:tcPr>
            <w:tcW w:w="1126"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6FC149D6"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36.5</w:t>
            </w:r>
          </w:p>
        </w:tc>
        <w:tc>
          <w:tcPr>
            <w:tcW w:w="897"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653A8F86"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 xml:space="preserve"> No </w:t>
            </w:r>
          </w:p>
        </w:tc>
        <w:tc>
          <w:tcPr>
            <w:tcW w:w="845"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12A10064"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0.6</w:t>
            </w:r>
          </w:p>
        </w:tc>
        <w:tc>
          <w:tcPr>
            <w:tcW w:w="100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4598C7B5"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0.6</w:t>
            </w:r>
          </w:p>
        </w:tc>
        <w:tc>
          <w:tcPr>
            <w:tcW w:w="760"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11323A42"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-2.5</w:t>
            </w:r>
          </w:p>
        </w:tc>
        <w:tc>
          <w:tcPr>
            <w:tcW w:w="89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4EF19EBD"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1.4</w:t>
            </w:r>
          </w:p>
        </w:tc>
        <w:tc>
          <w:tcPr>
            <w:tcW w:w="924"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26638B4F"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-0.7</w:t>
            </w:r>
          </w:p>
        </w:tc>
      </w:tr>
      <w:tr w:rsidRPr="001469A3" w:rsidR="001469A3" w:rsidTr="00BE1DFD" w14:paraId="52288CA0" w14:textId="77777777">
        <w:trPr>
          <w:trHeight w:val="20"/>
        </w:trPr>
        <w:tc>
          <w:tcPr>
            <w:tcW w:w="2251" w:type="dxa"/>
            <w:tcBorders>
              <w:top w:val="nil"/>
              <w:left w:val="single" w:color="auto" w:sz="4" w:space="0"/>
              <w:bottom w:val="single" w:color="auto" w:sz="4" w:space="0"/>
              <w:right w:val="single" w:color="auto" w:sz="4" w:space="0"/>
            </w:tcBorders>
            <w:shd w:val="clear" w:color="auto" w:fill="auto"/>
            <w:noWrap/>
            <w:vAlign w:val="bottom"/>
            <w:hideMark/>
          </w:tcPr>
          <w:p w:rsidRPr="001469A3" w:rsidR="001469A3" w:rsidP="002C466D" w:rsidRDefault="001469A3" w14:paraId="70435DDE"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James Cook University</w:t>
            </w:r>
          </w:p>
        </w:tc>
        <w:tc>
          <w:tcPr>
            <w:tcW w:w="63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637504A2"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-92</w:t>
            </w:r>
          </w:p>
        </w:tc>
        <w:tc>
          <w:tcPr>
            <w:tcW w:w="66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1B3FA5C7"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-3.2</w:t>
            </w:r>
          </w:p>
        </w:tc>
        <w:tc>
          <w:tcPr>
            <w:tcW w:w="1126"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73C77E7C"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39.6</w:t>
            </w:r>
          </w:p>
        </w:tc>
        <w:tc>
          <w:tcPr>
            <w:tcW w:w="897"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474C47EB"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 xml:space="preserve"> No </w:t>
            </w:r>
          </w:p>
        </w:tc>
        <w:tc>
          <w:tcPr>
            <w:tcW w:w="845"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546FD95D"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-2.1</w:t>
            </w:r>
          </w:p>
        </w:tc>
        <w:tc>
          <w:tcPr>
            <w:tcW w:w="100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61F29A34"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-1.7</w:t>
            </w:r>
          </w:p>
        </w:tc>
        <w:tc>
          <w:tcPr>
            <w:tcW w:w="760"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3312996E"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-10.6</w:t>
            </w:r>
          </w:p>
        </w:tc>
        <w:tc>
          <w:tcPr>
            <w:tcW w:w="89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6B94D0F3"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-2.1</w:t>
            </w:r>
          </w:p>
        </w:tc>
        <w:tc>
          <w:tcPr>
            <w:tcW w:w="924"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4720D8C3"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15.1</w:t>
            </w:r>
          </w:p>
        </w:tc>
      </w:tr>
      <w:tr w:rsidRPr="001469A3" w:rsidR="001469A3" w:rsidTr="00BE1DFD" w14:paraId="7D5D6453" w14:textId="77777777">
        <w:trPr>
          <w:trHeight w:val="20"/>
        </w:trPr>
        <w:tc>
          <w:tcPr>
            <w:tcW w:w="2251" w:type="dxa"/>
            <w:tcBorders>
              <w:top w:val="nil"/>
              <w:left w:val="single" w:color="auto" w:sz="4" w:space="0"/>
              <w:bottom w:val="single" w:color="auto" w:sz="4" w:space="0"/>
              <w:right w:val="single" w:color="auto" w:sz="4" w:space="0"/>
            </w:tcBorders>
            <w:shd w:val="clear" w:color="auto" w:fill="auto"/>
            <w:noWrap/>
            <w:vAlign w:val="bottom"/>
            <w:hideMark/>
          </w:tcPr>
          <w:p w:rsidRPr="001469A3" w:rsidR="001469A3" w:rsidP="002C466D" w:rsidRDefault="001469A3" w14:paraId="78A7C384"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Griffith University</w:t>
            </w:r>
          </w:p>
        </w:tc>
        <w:tc>
          <w:tcPr>
            <w:tcW w:w="63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5704A6A6"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-44</w:t>
            </w:r>
          </w:p>
        </w:tc>
        <w:tc>
          <w:tcPr>
            <w:tcW w:w="66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687A0658"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-1.1</w:t>
            </w:r>
          </w:p>
        </w:tc>
        <w:tc>
          <w:tcPr>
            <w:tcW w:w="1126"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2C524838"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39.1</w:t>
            </w:r>
          </w:p>
        </w:tc>
        <w:tc>
          <w:tcPr>
            <w:tcW w:w="897"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6BA9558C"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 xml:space="preserve"> No </w:t>
            </w:r>
          </w:p>
        </w:tc>
        <w:tc>
          <w:tcPr>
            <w:tcW w:w="845"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5A43C775"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-0.4</w:t>
            </w:r>
          </w:p>
        </w:tc>
        <w:tc>
          <w:tcPr>
            <w:tcW w:w="100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7547A70C"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0.5</w:t>
            </w:r>
          </w:p>
        </w:tc>
        <w:tc>
          <w:tcPr>
            <w:tcW w:w="760"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58E06581"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-4</w:t>
            </w:r>
          </w:p>
        </w:tc>
        <w:tc>
          <w:tcPr>
            <w:tcW w:w="89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33A2E04E"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2.2</w:t>
            </w:r>
          </w:p>
        </w:tc>
        <w:tc>
          <w:tcPr>
            <w:tcW w:w="924"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0A83CD08"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0.4</w:t>
            </w:r>
          </w:p>
        </w:tc>
      </w:tr>
      <w:tr w:rsidRPr="001469A3" w:rsidR="001469A3" w:rsidTr="00BE1DFD" w14:paraId="092798DA" w14:textId="77777777">
        <w:trPr>
          <w:trHeight w:val="20"/>
        </w:trPr>
        <w:tc>
          <w:tcPr>
            <w:tcW w:w="2251" w:type="dxa"/>
            <w:tcBorders>
              <w:top w:val="nil"/>
              <w:left w:val="single" w:color="auto" w:sz="4" w:space="0"/>
              <w:bottom w:val="single" w:color="auto" w:sz="4" w:space="0"/>
              <w:right w:val="single" w:color="auto" w:sz="4" w:space="0"/>
            </w:tcBorders>
            <w:shd w:val="clear" w:color="auto" w:fill="auto"/>
            <w:noWrap/>
            <w:vAlign w:val="bottom"/>
            <w:hideMark/>
          </w:tcPr>
          <w:p w:rsidRPr="001469A3" w:rsidR="001469A3" w:rsidP="002C466D" w:rsidRDefault="001469A3" w14:paraId="02DEBBBE"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University of South Australia</w:t>
            </w:r>
          </w:p>
        </w:tc>
        <w:tc>
          <w:tcPr>
            <w:tcW w:w="63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35D5179B"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-18</w:t>
            </w:r>
          </w:p>
        </w:tc>
        <w:tc>
          <w:tcPr>
            <w:tcW w:w="66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4AF755E6"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0.2</w:t>
            </w:r>
          </w:p>
        </w:tc>
        <w:tc>
          <w:tcPr>
            <w:tcW w:w="1126"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0DA73911"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42.7</w:t>
            </w:r>
          </w:p>
        </w:tc>
        <w:tc>
          <w:tcPr>
            <w:tcW w:w="897"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6344F2DA"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 xml:space="preserve"> No </w:t>
            </w:r>
          </w:p>
        </w:tc>
        <w:tc>
          <w:tcPr>
            <w:tcW w:w="845"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67257F71"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-0.5</w:t>
            </w:r>
          </w:p>
        </w:tc>
        <w:tc>
          <w:tcPr>
            <w:tcW w:w="100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2497019F"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-0.5</w:t>
            </w:r>
          </w:p>
        </w:tc>
        <w:tc>
          <w:tcPr>
            <w:tcW w:w="760"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5025F5FF"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2.3</w:t>
            </w:r>
          </w:p>
        </w:tc>
        <w:tc>
          <w:tcPr>
            <w:tcW w:w="89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5B5B0B2E"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-4.8</w:t>
            </w:r>
          </w:p>
        </w:tc>
        <w:tc>
          <w:tcPr>
            <w:tcW w:w="924"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4EC8D1DB"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-0.9</w:t>
            </w:r>
          </w:p>
        </w:tc>
      </w:tr>
      <w:tr w:rsidRPr="001469A3" w:rsidR="001469A3" w:rsidTr="00BE1DFD" w14:paraId="549B36CC" w14:textId="77777777">
        <w:trPr>
          <w:trHeight w:val="20"/>
        </w:trPr>
        <w:tc>
          <w:tcPr>
            <w:tcW w:w="2251" w:type="dxa"/>
            <w:tcBorders>
              <w:top w:val="nil"/>
              <w:left w:val="single" w:color="auto" w:sz="4" w:space="0"/>
              <w:bottom w:val="single" w:color="auto" w:sz="4" w:space="0"/>
              <w:right w:val="single" w:color="auto" w:sz="4" w:space="0"/>
            </w:tcBorders>
            <w:shd w:val="clear" w:color="auto" w:fill="auto"/>
            <w:noWrap/>
            <w:vAlign w:val="bottom"/>
            <w:hideMark/>
          </w:tcPr>
          <w:p w:rsidRPr="001469A3" w:rsidR="001469A3" w:rsidP="002C466D" w:rsidRDefault="001469A3" w14:paraId="4F1F91F3"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Deakin University</w:t>
            </w:r>
          </w:p>
        </w:tc>
        <w:tc>
          <w:tcPr>
            <w:tcW w:w="63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092EFE4F"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1</w:t>
            </w:r>
          </w:p>
        </w:tc>
        <w:tc>
          <w:tcPr>
            <w:tcW w:w="66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6ADEC6CE"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0.9</w:t>
            </w:r>
          </w:p>
        </w:tc>
        <w:tc>
          <w:tcPr>
            <w:tcW w:w="1126"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7F7DD02F"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46.3</w:t>
            </w:r>
          </w:p>
        </w:tc>
        <w:tc>
          <w:tcPr>
            <w:tcW w:w="897"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18A884F3"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 xml:space="preserve"> No </w:t>
            </w:r>
          </w:p>
        </w:tc>
        <w:tc>
          <w:tcPr>
            <w:tcW w:w="845"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14012B15"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-1.5</w:t>
            </w:r>
          </w:p>
        </w:tc>
        <w:tc>
          <w:tcPr>
            <w:tcW w:w="100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0BDE7F14"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0.7</w:t>
            </w:r>
          </w:p>
        </w:tc>
        <w:tc>
          <w:tcPr>
            <w:tcW w:w="760"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71BDC973"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3.9</w:t>
            </w:r>
          </w:p>
        </w:tc>
        <w:tc>
          <w:tcPr>
            <w:tcW w:w="89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18E640E8"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1.8</w:t>
            </w:r>
          </w:p>
        </w:tc>
        <w:tc>
          <w:tcPr>
            <w:tcW w:w="924"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5454CF22"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-0.5</w:t>
            </w:r>
          </w:p>
        </w:tc>
      </w:tr>
      <w:tr w:rsidRPr="001469A3" w:rsidR="001469A3" w:rsidTr="00BE1DFD" w14:paraId="2CCD2BFE" w14:textId="77777777">
        <w:trPr>
          <w:trHeight w:val="20"/>
        </w:trPr>
        <w:tc>
          <w:tcPr>
            <w:tcW w:w="2251" w:type="dxa"/>
            <w:tcBorders>
              <w:top w:val="nil"/>
              <w:left w:val="single" w:color="auto" w:sz="4" w:space="0"/>
              <w:bottom w:val="single" w:color="auto" w:sz="4" w:space="0"/>
              <w:right w:val="single" w:color="auto" w:sz="4" w:space="0"/>
            </w:tcBorders>
            <w:shd w:val="clear" w:color="auto" w:fill="auto"/>
            <w:noWrap/>
            <w:vAlign w:val="bottom"/>
            <w:hideMark/>
          </w:tcPr>
          <w:p w:rsidRPr="001469A3" w:rsidR="001469A3" w:rsidP="002C466D" w:rsidRDefault="001469A3" w14:paraId="61921C14"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University of Tasmania</w:t>
            </w:r>
          </w:p>
        </w:tc>
        <w:tc>
          <w:tcPr>
            <w:tcW w:w="63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3D4C21A7"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5</w:t>
            </w:r>
          </w:p>
        </w:tc>
        <w:tc>
          <w:tcPr>
            <w:tcW w:w="66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2CB3DD35"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1</w:t>
            </w:r>
          </w:p>
        </w:tc>
        <w:tc>
          <w:tcPr>
            <w:tcW w:w="1126"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0B3A166B"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50.2</w:t>
            </w:r>
          </w:p>
        </w:tc>
        <w:tc>
          <w:tcPr>
            <w:tcW w:w="897"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4E7ACA62"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 xml:space="preserve"> No </w:t>
            </w:r>
          </w:p>
        </w:tc>
        <w:tc>
          <w:tcPr>
            <w:tcW w:w="845"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57B2DE54"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-0.5</w:t>
            </w:r>
          </w:p>
        </w:tc>
        <w:tc>
          <w:tcPr>
            <w:tcW w:w="100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0408165C"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2.5</w:t>
            </w:r>
          </w:p>
        </w:tc>
        <w:tc>
          <w:tcPr>
            <w:tcW w:w="760"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454E72BB"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1.2</w:t>
            </w:r>
          </w:p>
        </w:tc>
        <w:tc>
          <w:tcPr>
            <w:tcW w:w="89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6D944952"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1.1</w:t>
            </w:r>
          </w:p>
        </w:tc>
        <w:tc>
          <w:tcPr>
            <w:tcW w:w="924"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6CCDC360"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-0.2</w:t>
            </w:r>
          </w:p>
        </w:tc>
      </w:tr>
      <w:tr w:rsidRPr="001469A3" w:rsidR="001469A3" w:rsidTr="00BE1DFD" w14:paraId="1905981F" w14:textId="77777777">
        <w:trPr>
          <w:trHeight w:val="20"/>
        </w:trPr>
        <w:tc>
          <w:tcPr>
            <w:tcW w:w="2251" w:type="dxa"/>
            <w:tcBorders>
              <w:top w:val="nil"/>
              <w:left w:val="single" w:color="auto" w:sz="4" w:space="0"/>
              <w:bottom w:val="single" w:color="auto" w:sz="4" w:space="0"/>
              <w:right w:val="single" w:color="auto" w:sz="4" w:space="0"/>
            </w:tcBorders>
            <w:shd w:val="clear" w:color="auto" w:fill="auto"/>
            <w:noWrap/>
            <w:vAlign w:val="bottom"/>
            <w:hideMark/>
          </w:tcPr>
          <w:p w:rsidRPr="001469A3" w:rsidR="001469A3" w:rsidP="002C466D" w:rsidRDefault="001469A3" w14:paraId="561D7B53"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Victoria University</w:t>
            </w:r>
          </w:p>
        </w:tc>
        <w:tc>
          <w:tcPr>
            <w:tcW w:w="63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44110701"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-99</w:t>
            </w:r>
          </w:p>
        </w:tc>
        <w:tc>
          <w:tcPr>
            <w:tcW w:w="66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5C4681C3"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-1.6</w:t>
            </w:r>
          </w:p>
        </w:tc>
        <w:tc>
          <w:tcPr>
            <w:tcW w:w="1126"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17ECEBDC"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56.9</w:t>
            </w:r>
          </w:p>
        </w:tc>
        <w:tc>
          <w:tcPr>
            <w:tcW w:w="897"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77211E7A"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 xml:space="preserve"> No </w:t>
            </w:r>
          </w:p>
        </w:tc>
        <w:tc>
          <w:tcPr>
            <w:tcW w:w="845"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4C9B1A11"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-1.5</w:t>
            </w:r>
          </w:p>
        </w:tc>
        <w:tc>
          <w:tcPr>
            <w:tcW w:w="100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7543DFCE"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-1.9</w:t>
            </w:r>
          </w:p>
        </w:tc>
        <w:tc>
          <w:tcPr>
            <w:tcW w:w="760"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47EDD5AD"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0.2</w:t>
            </w:r>
          </w:p>
        </w:tc>
        <w:tc>
          <w:tcPr>
            <w:tcW w:w="89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0A2B20CC"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0.6</w:t>
            </w:r>
          </w:p>
        </w:tc>
        <w:tc>
          <w:tcPr>
            <w:tcW w:w="924"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3395E882"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-8.7</w:t>
            </w:r>
          </w:p>
        </w:tc>
      </w:tr>
      <w:tr w:rsidRPr="001469A3" w:rsidR="001469A3" w:rsidTr="00BE1DFD" w14:paraId="38D442DE" w14:textId="77777777">
        <w:trPr>
          <w:trHeight w:val="20"/>
        </w:trPr>
        <w:tc>
          <w:tcPr>
            <w:tcW w:w="2251" w:type="dxa"/>
            <w:tcBorders>
              <w:top w:val="nil"/>
              <w:left w:val="single" w:color="auto" w:sz="4" w:space="0"/>
              <w:bottom w:val="single" w:color="auto" w:sz="4" w:space="0"/>
              <w:right w:val="single" w:color="auto" w:sz="4" w:space="0"/>
            </w:tcBorders>
            <w:shd w:val="clear" w:color="auto" w:fill="auto"/>
            <w:noWrap/>
            <w:vAlign w:val="bottom"/>
            <w:hideMark/>
          </w:tcPr>
          <w:p w:rsidRPr="001469A3" w:rsidR="001469A3" w:rsidP="002C466D" w:rsidRDefault="001469A3" w14:paraId="06A9AF63"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Swinburne University of Technology</w:t>
            </w:r>
          </w:p>
        </w:tc>
        <w:tc>
          <w:tcPr>
            <w:tcW w:w="63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36BA1F70"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39</w:t>
            </w:r>
          </w:p>
        </w:tc>
        <w:tc>
          <w:tcPr>
            <w:tcW w:w="66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1D54E78D"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2.2</w:t>
            </w:r>
          </w:p>
        </w:tc>
        <w:tc>
          <w:tcPr>
            <w:tcW w:w="1126"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5D43DA39"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56.1</w:t>
            </w:r>
          </w:p>
        </w:tc>
        <w:tc>
          <w:tcPr>
            <w:tcW w:w="897"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0F1799EC"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 xml:space="preserve"> No </w:t>
            </w:r>
          </w:p>
        </w:tc>
        <w:tc>
          <w:tcPr>
            <w:tcW w:w="845"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1778A4B7"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0.4</w:t>
            </w:r>
          </w:p>
        </w:tc>
        <w:tc>
          <w:tcPr>
            <w:tcW w:w="100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0A53B9E1"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1.8</w:t>
            </w:r>
          </w:p>
        </w:tc>
        <w:tc>
          <w:tcPr>
            <w:tcW w:w="760"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490EA575"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5.1</w:t>
            </w:r>
          </w:p>
        </w:tc>
        <w:tc>
          <w:tcPr>
            <w:tcW w:w="89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51EE6699"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3</w:t>
            </w:r>
          </w:p>
        </w:tc>
        <w:tc>
          <w:tcPr>
            <w:tcW w:w="924"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41E2E767"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-0.3</w:t>
            </w:r>
          </w:p>
        </w:tc>
      </w:tr>
      <w:tr w:rsidRPr="001469A3" w:rsidR="001469A3" w:rsidTr="00BE1DFD" w14:paraId="116FB7A2" w14:textId="77777777">
        <w:trPr>
          <w:trHeight w:val="20"/>
        </w:trPr>
        <w:tc>
          <w:tcPr>
            <w:tcW w:w="2251" w:type="dxa"/>
            <w:tcBorders>
              <w:top w:val="nil"/>
              <w:left w:val="single" w:color="auto" w:sz="4" w:space="0"/>
              <w:bottom w:val="single" w:color="auto" w:sz="4" w:space="0"/>
              <w:right w:val="single" w:color="auto" w:sz="4" w:space="0"/>
            </w:tcBorders>
            <w:shd w:val="clear" w:color="auto" w:fill="auto"/>
            <w:noWrap/>
            <w:vAlign w:val="bottom"/>
            <w:hideMark/>
          </w:tcPr>
          <w:p w:rsidRPr="001469A3" w:rsidR="001469A3" w:rsidP="002C466D" w:rsidRDefault="001469A3" w14:paraId="4216206E"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Flinders University</w:t>
            </w:r>
          </w:p>
        </w:tc>
        <w:tc>
          <w:tcPr>
            <w:tcW w:w="63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65E6F75F"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-38</w:t>
            </w:r>
          </w:p>
        </w:tc>
        <w:tc>
          <w:tcPr>
            <w:tcW w:w="66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68ACE86D"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-1</w:t>
            </w:r>
          </w:p>
        </w:tc>
        <w:tc>
          <w:tcPr>
            <w:tcW w:w="1126"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4C5D9389"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44.5</w:t>
            </w:r>
          </w:p>
        </w:tc>
        <w:tc>
          <w:tcPr>
            <w:tcW w:w="897"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3CF1C4DD"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 xml:space="preserve"> No </w:t>
            </w:r>
          </w:p>
        </w:tc>
        <w:tc>
          <w:tcPr>
            <w:tcW w:w="845"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221A20D0"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1.8</w:t>
            </w:r>
          </w:p>
        </w:tc>
        <w:tc>
          <w:tcPr>
            <w:tcW w:w="100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5F698CD3"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2.1</w:t>
            </w:r>
          </w:p>
        </w:tc>
        <w:tc>
          <w:tcPr>
            <w:tcW w:w="760"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6F4C5C82"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-7.5</w:t>
            </w:r>
          </w:p>
        </w:tc>
        <w:tc>
          <w:tcPr>
            <w:tcW w:w="89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5F85C99B"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2.3</w:t>
            </w:r>
          </w:p>
        </w:tc>
        <w:tc>
          <w:tcPr>
            <w:tcW w:w="924"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2A942C2E"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-0.1</w:t>
            </w:r>
          </w:p>
        </w:tc>
      </w:tr>
      <w:tr w:rsidRPr="001469A3" w:rsidR="001469A3" w:rsidTr="00BE1DFD" w14:paraId="12194D5C" w14:textId="77777777">
        <w:trPr>
          <w:trHeight w:val="20"/>
        </w:trPr>
        <w:tc>
          <w:tcPr>
            <w:tcW w:w="2251" w:type="dxa"/>
            <w:tcBorders>
              <w:top w:val="nil"/>
              <w:left w:val="single" w:color="auto" w:sz="4" w:space="0"/>
              <w:bottom w:val="single" w:color="auto" w:sz="4" w:space="0"/>
              <w:right w:val="single" w:color="auto" w:sz="4" w:space="0"/>
            </w:tcBorders>
            <w:shd w:val="clear" w:color="auto" w:fill="auto"/>
            <w:noWrap/>
            <w:vAlign w:val="bottom"/>
            <w:hideMark/>
          </w:tcPr>
          <w:p w:rsidRPr="001469A3" w:rsidR="001469A3" w:rsidP="002C466D" w:rsidRDefault="001469A3" w14:paraId="05E469F1"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Murdoch University</w:t>
            </w:r>
          </w:p>
        </w:tc>
        <w:tc>
          <w:tcPr>
            <w:tcW w:w="63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26C0FCD9"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109</w:t>
            </w:r>
          </w:p>
        </w:tc>
        <w:tc>
          <w:tcPr>
            <w:tcW w:w="66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54B0D072"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4.1</w:t>
            </w:r>
          </w:p>
        </w:tc>
        <w:tc>
          <w:tcPr>
            <w:tcW w:w="1126"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1E39876C"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68.2</w:t>
            </w:r>
          </w:p>
        </w:tc>
        <w:tc>
          <w:tcPr>
            <w:tcW w:w="897"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200D0431"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 xml:space="preserve"> No </w:t>
            </w:r>
          </w:p>
        </w:tc>
        <w:tc>
          <w:tcPr>
            <w:tcW w:w="845"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2E6689FE"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0.7</w:t>
            </w:r>
          </w:p>
        </w:tc>
        <w:tc>
          <w:tcPr>
            <w:tcW w:w="100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2EC8A5F9"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0.6</w:t>
            </w:r>
          </w:p>
        </w:tc>
        <w:tc>
          <w:tcPr>
            <w:tcW w:w="760"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62940CFC"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12.1</w:t>
            </w:r>
          </w:p>
        </w:tc>
        <w:tc>
          <w:tcPr>
            <w:tcW w:w="89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64C2FCFB"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0.5</w:t>
            </w:r>
          </w:p>
        </w:tc>
        <w:tc>
          <w:tcPr>
            <w:tcW w:w="924"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2770166E"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0.6</w:t>
            </w:r>
          </w:p>
        </w:tc>
      </w:tr>
      <w:tr w:rsidRPr="001469A3" w:rsidR="001469A3" w:rsidTr="00BE1DFD" w14:paraId="09FDAE67" w14:textId="77777777">
        <w:trPr>
          <w:trHeight w:val="20"/>
        </w:trPr>
        <w:tc>
          <w:tcPr>
            <w:tcW w:w="2251" w:type="dxa"/>
            <w:tcBorders>
              <w:top w:val="nil"/>
              <w:left w:val="single" w:color="auto" w:sz="4" w:space="0"/>
              <w:bottom w:val="single" w:color="auto" w:sz="4" w:space="0"/>
              <w:right w:val="single" w:color="auto" w:sz="4" w:space="0"/>
            </w:tcBorders>
            <w:shd w:val="clear" w:color="auto" w:fill="auto"/>
            <w:noWrap/>
            <w:vAlign w:val="bottom"/>
            <w:hideMark/>
          </w:tcPr>
          <w:p w:rsidRPr="001469A3" w:rsidR="001469A3" w:rsidP="002C466D" w:rsidRDefault="001469A3" w14:paraId="6FB97C44"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Central Queensland University</w:t>
            </w:r>
          </w:p>
        </w:tc>
        <w:tc>
          <w:tcPr>
            <w:tcW w:w="63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39E11F3C"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177</w:t>
            </w:r>
          </w:p>
        </w:tc>
        <w:tc>
          <w:tcPr>
            <w:tcW w:w="66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0C78153F"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6.3</w:t>
            </w:r>
          </w:p>
        </w:tc>
        <w:tc>
          <w:tcPr>
            <w:tcW w:w="1126"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75D3BA32"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97.8</w:t>
            </w:r>
          </w:p>
        </w:tc>
        <w:tc>
          <w:tcPr>
            <w:tcW w:w="897"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569B05BA"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 xml:space="preserve"> No </w:t>
            </w:r>
          </w:p>
        </w:tc>
        <w:tc>
          <w:tcPr>
            <w:tcW w:w="845"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14378A43"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2.3</w:t>
            </w:r>
          </w:p>
        </w:tc>
        <w:tc>
          <w:tcPr>
            <w:tcW w:w="100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31BFF014"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4.2</w:t>
            </w:r>
          </w:p>
        </w:tc>
        <w:tc>
          <w:tcPr>
            <w:tcW w:w="760"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2B69EA89"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14.5</w:t>
            </w:r>
          </w:p>
        </w:tc>
        <w:tc>
          <w:tcPr>
            <w:tcW w:w="89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19575740"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2.4</w:t>
            </w:r>
          </w:p>
        </w:tc>
        <w:tc>
          <w:tcPr>
            <w:tcW w:w="924"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46BADEAF"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-1.4</w:t>
            </w:r>
          </w:p>
        </w:tc>
      </w:tr>
      <w:tr w:rsidRPr="001469A3" w:rsidR="001469A3" w:rsidTr="00BE1DFD" w14:paraId="4218BC3C" w14:textId="77777777">
        <w:trPr>
          <w:trHeight w:val="20"/>
        </w:trPr>
        <w:tc>
          <w:tcPr>
            <w:tcW w:w="2251" w:type="dxa"/>
            <w:tcBorders>
              <w:top w:val="nil"/>
              <w:left w:val="single" w:color="auto" w:sz="4" w:space="0"/>
              <w:bottom w:val="single" w:color="auto" w:sz="4" w:space="0"/>
              <w:right w:val="single" w:color="auto" w:sz="4" w:space="0"/>
            </w:tcBorders>
            <w:shd w:val="clear" w:color="auto" w:fill="auto"/>
            <w:noWrap/>
            <w:vAlign w:val="bottom"/>
            <w:hideMark/>
          </w:tcPr>
          <w:p w:rsidRPr="001469A3" w:rsidR="001469A3" w:rsidP="002C466D" w:rsidRDefault="001469A3" w14:paraId="64185C30"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Southern Cross University</w:t>
            </w:r>
          </w:p>
        </w:tc>
        <w:tc>
          <w:tcPr>
            <w:tcW w:w="63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1595952D"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-27</w:t>
            </w:r>
          </w:p>
        </w:tc>
        <w:tc>
          <w:tcPr>
            <w:tcW w:w="66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26889CDE"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0.7</w:t>
            </w:r>
          </w:p>
        </w:tc>
        <w:tc>
          <w:tcPr>
            <w:tcW w:w="1126"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61F6A8FE"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89.5</w:t>
            </w:r>
          </w:p>
        </w:tc>
        <w:tc>
          <w:tcPr>
            <w:tcW w:w="897"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4EBE08E4"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 xml:space="preserve"> No </w:t>
            </w:r>
          </w:p>
        </w:tc>
        <w:tc>
          <w:tcPr>
            <w:tcW w:w="845"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6B67ECE4"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-1</w:t>
            </w:r>
          </w:p>
        </w:tc>
        <w:tc>
          <w:tcPr>
            <w:tcW w:w="100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0CF7CD69"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1.9</w:t>
            </w:r>
          </w:p>
        </w:tc>
        <w:tc>
          <w:tcPr>
            <w:tcW w:w="760"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198FDBE3"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-1.1</w:t>
            </w:r>
          </w:p>
        </w:tc>
        <w:tc>
          <w:tcPr>
            <w:tcW w:w="89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3EF3436B"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3</w:t>
            </w:r>
          </w:p>
        </w:tc>
        <w:tc>
          <w:tcPr>
            <w:tcW w:w="924"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156E434E"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9.3</w:t>
            </w:r>
          </w:p>
        </w:tc>
      </w:tr>
      <w:tr w:rsidRPr="001469A3" w:rsidR="001469A3" w:rsidTr="00BE1DFD" w14:paraId="00500C72" w14:textId="77777777">
        <w:trPr>
          <w:trHeight w:val="20"/>
        </w:trPr>
        <w:tc>
          <w:tcPr>
            <w:tcW w:w="2251" w:type="dxa"/>
            <w:tcBorders>
              <w:top w:val="nil"/>
              <w:left w:val="single" w:color="auto" w:sz="4" w:space="0"/>
              <w:bottom w:val="single" w:color="auto" w:sz="4" w:space="0"/>
              <w:right w:val="single" w:color="auto" w:sz="4" w:space="0"/>
            </w:tcBorders>
            <w:shd w:val="clear" w:color="auto" w:fill="auto"/>
            <w:noWrap/>
            <w:vAlign w:val="bottom"/>
            <w:hideMark/>
          </w:tcPr>
          <w:p w:rsidRPr="001469A3" w:rsidR="001469A3" w:rsidP="002C466D" w:rsidRDefault="001469A3" w14:paraId="49FA2CC7"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Edith Cowan University</w:t>
            </w:r>
          </w:p>
        </w:tc>
        <w:tc>
          <w:tcPr>
            <w:tcW w:w="63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1D94A61D"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53</w:t>
            </w:r>
          </w:p>
        </w:tc>
        <w:tc>
          <w:tcPr>
            <w:tcW w:w="66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6AB55583"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2.8</w:t>
            </w:r>
          </w:p>
        </w:tc>
        <w:tc>
          <w:tcPr>
            <w:tcW w:w="1126"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499E7E85"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70.8</w:t>
            </w:r>
          </w:p>
        </w:tc>
        <w:tc>
          <w:tcPr>
            <w:tcW w:w="897"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60689ECA"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 xml:space="preserve"> No </w:t>
            </w:r>
          </w:p>
        </w:tc>
        <w:tc>
          <w:tcPr>
            <w:tcW w:w="845"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28A0897F"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0.9</w:t>
            </w:r>
          </w:p>
        </w:tc>
        <w:tc>
          <w:tcPr>
            <w:tcW w:w="100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31C78602"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0.9</w:t>
            </w:r>
          </w:p>
        </w:tc>
        <w:tc>
          <w:tcPr>
            <w:tcW w:w="760"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4E6CCF65"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7.2</w:t>
            </w:r>
          </w:p>
        </w:tc>
        <w:tc>
          <w:tcPr>
            <w:tcW w:w="89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3F5D3945"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1.9</w:t>
            </w:r>
          </w:p>
        </w:tc>
        <w:tc>
          <w:tcPr>
            <w:tcW w:w="924"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766AF543"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0.9</w:t>
            </w:r>
          </w:p>
        </w:tc>
      </w:tr>
      <w:tr w:rsidRPr="001469A3" w:rsidR="001469A3" w:rsidTr="00BE1DFD" w14:paraId="3AEE5CA5" w14:textId="77777777">
        <w:trPr>
          <w:trHeight w:val="20"/>
        </w:trPr>
        <w:tc>
          <w:tcPr>
            <w:tcW w:w="2251" w:type="dxa"/>
            <w:tcBorders>
              <w:top w:val="nil"/>
              <w:left w:val="single" w:color="auto" w:sz="4" w:space="0"/>
              <w:bottom w:val="single" w:color="auto" w:sz="4" w:space="0"/>
              <w:right w:val="single" w:color="auto" w:sz="4" w:space="0"/>
            </w:tcBorders>
            <w:shd w:val="clear" w:color="auto" w:fill="auto"/>
            <w:noWrap/>
            <w:vAlign w:val="bottom"/>
            <w:hideMark/>
          </w:tcPr>
          <w:p w:rsidRPr="001469A3" w:rsidR="001469A3" w:rsidP="002C466D" w:rsidRDefault="001469A3" w14:paraId="19FA23B2"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University of the Sunshine Coast</w:t>
            </w:r>
          </w:p>
        </w:tc>
        <w:tc>
          <w:tcPr>
            <w:tcW w:w="63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2C381292"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-102</w:t>
            </w:r>
          </w:p>
        </w:tc>
        <w:tc>
          <w:tcPr>
            <w:tcW w:w="66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7E2D4801"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-1.2</w:t>
            </w:r>
          </w:p>
        </w:tc>
        <w:tc>
          <w:tcPr>
            <w:tcW w:w="1126"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2A304008"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97.6</w:t>
            </w:r>
          </w:p>
        </w:tc>
        <w:tc>
          <w:tcPr>
            <w:tcW w:w="897"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18153B84"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 xml:space="preserve"> No </w:t>
            </w:r>
          </w:p>
        </w:tc>
        <w:tc>
          <w:tcPr>
            <w:tcW w:w="845"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0198EACF"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-2.7</w:t>
            </w:r>
          </w:p>
        </w:tc>
        <w:tc>
          <w:tcPr>
            <w:tcW w:w="100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6274AEFC"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-0.6</w:t>
            </w:r>
          </w:p>
        </w:tc>
        <w:tc>
          <w:tcPr>
            <w:tcW w:w="760"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3169E4B2"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-0.3</w:t>
            </w:r>
          </w:p>
        </w:tc>
        <w:tc>
          <w:tcPr>
            <w:tcW w:w="89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46775C3A"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-0.3</w:t>
            </w:r>
          </w:p>
        </w:tc>
        <w:tc>
          <w:tcPr>
            <w:tcW w:w="924"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6C19F58F"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-1.4</w:t>
            </w:r>
          </w:p>
        </w:tc>
      </w:tr>
      <w:tr w:rsidRPr="001469A3" w:rsidR="001469A3" w:rsidTr="00BE1DFD" w14:paraId="53A4D08B" w14:textId="77777777">
        <w:trPr>
          <w:trHeight w:val="20"/>
        </w:trPr>
        <w:tc>
          <w:tcPr>
            <w:tcW w:w="2251" w:type="dxa"/>
            <w:tcBorders>
              <w:top w:val="nil"/>
              <w:left w:val="single" w:color="auto" w:sz="4" w:space="0"/>
              <w:bottom w:val="single" w:color="auto" w:sz="4" w:space="0"/>
              <w:right w:val="single" w:color="auto" w:sz="4" w:space="0"/>
            </w:tcBorders>
            <w:shd w:val="clear" w:color="auto" w:fill="auto"/>
            <w:noWrap/>
            <w:vAlign w:val="bottom"/>
            <w:hideMark/>
          </w:tcPr>
          <w:p w:rsidRPr="001469A3" w:rsidR="001469A3" w:rsidP="002C466D" w:rsidRDefault="001469A3" w14:paraId="6564FCC8"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Federation University Australia</w:t>
            </w:r>
          </w:p>
        </w:tc>
        <w:tc>
          <w:tcPr>
            <w:tcW w:w="63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6E427280"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178</w:t>
            </w:r>
          </w:p>
        </w:tc>
        <w:tc>
          <w:tcPr>
            <w:tcW w:w="66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062F7D48"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6.6</w:t>
            </w:r>
          </w:p>
        </w:tc>
        <w:tc>
          <w:tcPr>
            <w:tcW w:w="1126"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66E5F278"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110</w:t>
            </w:r>
          </w:p>
        </w:tc>
        <w:tc>
          <w:tcPr>
            <w:tcW w:w="897"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1E93D218"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 xml:space="preserve"> No </w:t>
            </w:r>
          </w:p>
        </w:tc>
        <w:tc>
          <w:tcPr>
            <w:tcW w:w="845"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27EF96CC"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1</w:t>
            </w:r>
          </w:p>
        </w:tc>
        <w:tc>
          <w:tcPr>
            <w:tcW w:w="100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2D78CCCE"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1</w:t>
            </w:r>
          </w:p>
        </w:tc>
        <w:tc>
          <w:tcPr>
            <w:tcW w:w="760"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0E55B343"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19.3</w:t>
            </w:r>
          </w:p>
        </w:tc>
        <w:tc>
          <w:tcPr>
            <w:tcW w:w="89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08CABC34"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1.6</w:t>
            </w:r>
          </w:p>
        </w:tc>
        <w:tc>
          <w:tcPr>
            <w:tcW w:w="924"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64A2C678"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2.4</w:t>
            </w:r>
          </w:p>
        </w:tc>
      </w:tr>
      <w:tr w:rsidRPr="001469A3" w:rsidR="001469A3" w:rsidTr="00BE1DFD" w14:paraId="1D39B5EB" w14:textId="77777777">
        <w:trPr>
          <w:trHeight w:val="20"/>
        </w:trPr>
        <w:tc>
          <w:tcPr>
            <w:tcW w:w="2251" w:type="dxa"/>
            <w:tcBorders>
              <w:top w:val="nil"/>
              <w:left w:val="single" w:color="auto" w:sz="4" w:space="0"/>
              <w:bottom w:val="single" w:color="auto" w:sz="4" w:space="0"/>
              <w:right w:val="single" w:color="auto" w:sz="4" w:space="0"/>
            </w:tcBorders>
            <w:shd w:val="clear" w:color="auto" w:fill="auto"/>
            <w:noWrap/>
            <w:vAlign w:val="bottom"/>
            <w:hideMark/>
          </w:tcPr>
          <w:p w:rsidRPr="001469A3" w:rsidR="001469A3" w:rsidP="002C466D" w:rsidRDefault="001469A3" w14:paraId="74E1545C"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Charles Sturt University</w:t>
            </w:r>
          </w:p>
        </w:tc>
        <w:tc>
          <w:tcPr>
            <w:tcW w:w="63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036E54E5"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-216</w:t>
            </w:r>
          </w:p>
        </w:tc>
        <w:tc>
          <w:tcPr>
            <w:tcW w:w="66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3ABB9841"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-3.1</w:t>
            </w:r>
          </w:p>
        </w:tc>
        <w:tc>
          <w:tcPr>
            <w:tcW w:w="1126"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49CCBEE5"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143.6</w:t>
            </w:r>
          </w:p>
        </w:tc>
        <w:tc>
          <w:tcPr>
            <w:tcW w:w="897"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4EC42365"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 xml:space="preserve"> No </w:t>
            </w:r>
          </w:p>
        </w:tc>
        <w:tc>
          <w:tcPr>
            <w:tcW w:w="845"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558EA91D"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0.9</w:t>
            </w:r>
          </w:p>
        </w:tc>
        <w:tc>
          <w:tcPr>
            <w:tcW w:w="1001"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5CFAAC0E"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-0.9</w:t>
            </w:r>
          </w:p>
        </w:tc>
        <w:tc>
          <w:tcPr>
            <w:tcW w:w="760"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17A76BDB"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-9.2</w:t>
            </w:r>
          </w:p>
        </w:tc>
        <w:tc>
          <w:tcPr>
            <w:tcW w:w="893"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0CE17113"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1.8</w:t>
            </w:r>
          </w:p>
        </w:tc>
        <w:tc>
          <w:tcPr>
            <w:tcW w:w="924" w:type="dxa"/>
            <w:tcBorders>
              <w:top w:val="nil"/>
              <w:left w:val="nil"/>
              <w:bottom w:val="single" w:color="auto" w:sz="4" w:space="0"/>
              <w:right w:val="single" w:color="auto" w:sz="4" w:space="0"/>
            </w:tcBorders>
            <w:shd w:val="clear" w:color="auto" w:fill="auto"/>
            <w:noWrap/>
            <w:vAlign w:val="bottom"/>
            <w:hideMark/>
          </w:tcPr>
          <w:p w:rsidRPr="001469A3" w:rsidR="001469A3" w:rsidP="002C466D" w:rsidRDefault="001469A3" w14:paraId="3FBBA870" w14:textId="77777777">
            <w:pPr>
              <w:autoSpaceDE/>
              <w:autoSpaceDN/>
              <w:adjustRightInd/>
              <w:spacing w:before="0" w:after="0"/>
              <w:contextualSpacing/>
              <w:jc w:val="center"/>
              <w:rPr>
                <w:rFonts w:ascii="Calibri" w:hAnsi="Calibri" w:eastAsia="Times New Roman" w:cs="Calibri"/>
                <w:color w:val="757171"/>
                <w:sz w:val="13"/>
                <w:szCs w:val="13"/>
                <w:lang w:eastAsia="en-GB"/>
              </w:rPr>
            </w:pPr>
            <w:r w:rsidRPr="001469A3">
              <w:rPr>
                <w:rFonts w:ascii="Calibri" w:hAnsi="Calibri" w:eastAsia="Times New Roman" w:cs="Calibri"/>
                <w:color w:val="757171"/>
                <w:sz w:val="13"/>
                <w:szCs w:val="13"/>
                <w:lang w:eastAsia="en-GB"/>
              </w:rPr>
              <w:t>-5.3</w:t>
            </w:r>
          </w:p>
        </w:tc>
      </w:tr>
    </w:tbl>
    <w:p w:rsidR="00EA3D62" w:rsidP="00B41AB2" w:rsidRDefault="00EA3D62" w14:paraId="7AE7327B" w14:textId="77777777">
      <w:pPr>
        <w:spacing w:before="0" w:after="0"/>
        <w:jc w:val="both"/>
        <w:rPr>
          <w:rStyle w:val="Strong"/>
          <w:b w:val="0"/>
          <w:bCs/>
        </w:rPr>
      </w:pPr>
    </w:p>
    <w:p w:rsidR="00AB263C" w:rsidP="002D3C13" w:rsidRDefault="00AD7B02" w14:paraId="3722430D" w14:textId="44DD383D">
      <w:pPr>
        <w:spacing w:before="0" w:after="0"/>
        <w:jc w:val="both"/>
        <w:rPr>
          <w:rStyle w:val="Strong"/>
          <w:b w:val="0"/>
          <w:bCs/>
        </w:rPr>
      </w:pPr>
      <w:r w:rsidRPr="00AD7B02">
        <w:rPr>
          <w:rStyle w:val="Strong"/>
        </w:rPr>
        <w:t xml:space="preserve">Appendix </w:t>
      </w:r>
      <w:r w:rsidR="00C94B15">
        <w:rPr>
          <w:rStyle w:val="Strong"/>
        </w:rPr>
        <w:t>B</w:t>
      </w:r>
      <w:r w:rsidR="00C63111">
        <w:rPr>
          <w:rStyle w:val="Strong"/>
        </w:rPr>
        <w:t xml:space="preserve"> </w:t>
      </w:r>
      <w:r w:rsidR="00C63111">
        <w:rPr>
          <w:rStyle w:val="Strong"/>
          <w:b w:val="0"/>
          <w:bCs/>
        </w:rPr>
        <w:t xml:space="preserve">shows the </w:t>
      </w:r>
      <w:r w:rsidR="00596282">
        <w:rPr>
          <w:rStyle w:val="Strong"/>
          <w:b w:val="0"/>
          <w:bCs/>
        </w:rPr>
        <w:t xml:space="preserve">full time-series of the Universities that have achieved significant ranking increase (2017-2023). </w:t>
      </w:r>
      <w:r w:rsidRPr="00954C26" w:rsidR="00954C26">
        <w:rPr>
          <w:rStyle w:val="Strong"/>
          <w:b w:val="0"/>
          <w:bCs/>
        </w:rPr>
        <w:t xml:space="preserve">Notably and as discussed above the citation pillar drives a lot of the change (red line in </w:t>
      </w:r>
      <w:r w:rsidR="006417DF">
        <w:rPr>
          <w:rStyle w:val="Strong"/>
          <w:b w:val="0"/>
          <w:bCs/>
        </w:rPr>
        <w:t>f</w:t>
      </w:r>
      <w:r w:rsidRPr="00954C26" w:rsidR="00954C26">
        <w:rPr>
          <w:rStyle w:val="Strong"/>
          <w:b w:val="0"/>
          <w:bCs/>
        </w:rPr>
        <w:t>igures)</w:t>
      </w:r>
      <w:r w:rsidR="006417DF">
        <w:rPr>
          <w:rStyle w:val="Strong"/>
          <w:b w:val="0"/>
          <w:bCs/>
        </w:rPr>
        <w:t xml:space="preserve">. </w:t>
      </w:r>
    </w:p>
    <w:p w:rsidR="00AB263C" w:rsidP="002D3C13" w:rsidRDefault="00AB263C" w14:paraId="32E06BBB" w14:textId="77777777">
      <w:pPr>
        <w:spacing w:before="0" w:after="0"/>
        <w:jc w:val="both"/>
        <w:rPr>
          <w:rStyle w:val="Strong"/>
          <w:b w:val="0"/>
          <w:bCs/>
        </w:rPr>
      </w:pPr>
    </w:p>
    <w:p w:rsidR="004467F9" w:rsidP="002D3C13" w:rsidRDefault="00AB263C" w14:paraId="1AFB56F4" w14:textId="77777777">
      <w:pPr>
        <w:spacing w:before="0" w:after="0"/>
        <w:jc w:val="both"/>
        <w:rPr>
          <w:rStyle w:val="Strong"/>
        </w:rPr>
      </w:pPr>
      <w:r>
        <w:rPr>
          <w:rStyle w:val="Strong"/>
        </w:rPr>
        <w:t xml:space="preserve">How did the University of Adelaide achieve </w:t>
      </w:r>
      <w:r w:rsidR="00DD2328">
        <w:rPr>
          <w:rStyle w:val="Strong"/>
        </w:rPr>
        <w:t>significant ranking</w:t>
      </w:r>
      <w:r>
        <w:rPr>
          <w:rStyle w:val="Strong"/>
        </w:rPr>
        <w:t xml:space="preserve"> change? </w:t>
      </w:r>
    </w:p>
    <w:p w:rsidR="009A2E44" w:rsidP="002D3C13" w:rsidRDefault="00104F6E" w14:paraId="2B7B4AEF" w14:textId="554CD6F6">
      <w:pPr>
        <w:spacing w:before="0" w:after="0"/>
        <w:jc w:val="both"/>
        <w:rPr>
          <w:rStyle w:val="Strong"/>
          <w:b w:val="0"/>
          <w:bCs/>
        </w:rPr>
      </w:pPr>
      <w:r>
        <w:rPr>
          <w:rStyle w:val="Strong"/>
          <w:b w:val="0"/>
          <w:bCs/>
        </w:rPr>
        <w:t xml:space="preserve">The one exception to </w:t>
      </w:r>
      <w:r w:rsidR="0040572C">
        <w:rPr>
          <w:rStyle w:val="Strong"/>
          <w:b w:val="0"/>
          <w:bCs/>
        </w:rPr>
        <w:t>the general trend of rankings growth being derived from Citations</w:t>
      </w:r>
      <w:r>
        <w:rPr>
          <w:rStyle w:val="Strong"/>
          <w:b w:val="0"/>
          <w:bCs/>
        </w:rPr>
        <w:t xml:space="preserve"> was the University of Adelaide</w:t>
      </w:r>
      <w:r w:rsidR="00035390">
        <w:rPr>
          <w:rStyle w:val="Strong"/>
          <w:b w:val="0"/>
          <w:bCs/>
        </w:rPr>
        <w:t xml:space="preserve"> which achieved</w:t>
      </w:r>
      <w:r w:rsidR="006F4F96">
        <w:rPr>
          <w:rStyle w:val="Strong"/>
          <w:b w:val="0"/>
          <w:bCs/>
        </w:rPr>
        <w:t xml:space="preserve"> growth through the Teaching and Research pillars.</w:t>
      </w:r>
      <w:r w:rsidR="000256EC">
        <w:rPr>
          <w:rStyle w:val="Strong"/>
          <w:b w:val="0"/>
          <w:bCs/>
        </w:rPr>
        <w:t xml:space="preserve"> Breaking </w:t>
      </w:r>
      <w:r w:rsidR="006625E5">
        <w:rPr>
          <w:rStyle w:val="Strong"/>
          <w:b w:val="0"/>
          <w:bCs/>
        </w:rPr>
        <w:t xml:space="preserve">the </w:t>
      </w:r>
      <w:r w:rsidR="008C1D06">
        <w:rPr>
          <w:rStyle w:val="Strong"/>
          <w:b w:val="0"/>
          <w:bCs/>
        </w:rPr>
        <w:t xml:space="preserve">pillar </w:t>
      </w:r>
      <w:r w:rsidR="006625E5">
        <w:rPr>
          <w:rStyle w:val="Strong"/>
          <w:b w:val="0"/>
          <w:bCs/>
        </w:rPr>
        <w:t>scores down</w:t>
      </w:r>
      <w:r w:rsidR="006F4F96">
        <w:rPr>
          <w:rStyle w:val="Strong"/>
          <w:b w:val="0"/>
          <w:bCs/>
        </w:rPr>
        <w:t xml:space="preserve"> into the</w:t>
      </w:r>
      <w:r w:rsidR="00C043AF">
        <w:rPr>
          <w:rStyle w:val="Strong"/>
          <w:b w:val="0"/>
          <w:bCs/>
        </w:rPr>
        <w:t xml:space="preserve"> individual</w:t>
      </w:r>
      <w:r w:rsidR="006F4F96">
        <w:rPr>
          <w:rStyle w:val="Strong"/>
          <w:b w:val="0"/>
          <w:bCs/>
        </w:rPr>
        <w:t xml:space="preserve"> metrics</w:t>
      </w:r>
      <w:r w:rsidR="00C043AF">
        <w:rPr>
          <w:rStyle w:val="Strong"/>
          <w:b w:val="0"/>
          <w:bCs/>
        </w:rPr>
        <w:t xml:space="preserve"> (see </w:t>
      </w:r>
      <w:r w:rsidRPr="00C043AF" w:rsidR="00C043AF">
        <w:rPr>
          <w:rStyle w:val="Strong"/>
          <w:i/>
          <w:iCs/>
        </w:rPr>
        <w:t xml:space="preserve">Figure </w:t>
      </w:r>
      <w:r w:rsidR="000256EC">
        <w:rPr>
          <w:rStyle w:val="Strong"/>
          <w:i/>
          <w:iCs/>
        </w:rPr>
        <w:t>4</w:t>
      </w:r>
      <w:r w:rsidR="00C043AF">
        <w:rPr>
          <w:rStyle w:val="Strong"/>
          <w:b w:val="0"/>
          <w:bCs/>
        </w:rPr>
        <w:t>)</w:t>
      </w:r>
      <w:r w:rsidR="006625E5">
        <w:rPr>
          <w:rStyle w:val="Strong"/>
          <w:b w:val="0"/>
          <w:bCs/>
        </w:rPr>
        <w:t xml:space="preserve">, despite dropping in </w:t>
      </w:r>
      <w:r w:rsidR="00A5417B">
        <w:rPr>
          <w:rStyle w:val="Strong"/>
          <w:b w:val="0"/>
          <w:bCs/>
        </w:rPr>
        <w:t>C</w:t>
      </w:r>
      <w:r w:rsidR="006625E5">
        <w:rPr>
          <w:rStyle w:val="Strong"/>
          <w:b w:val="0"/>
          <w:bCs/>
        </w:rPr>
        <w:t>itations</w:t>
      </w:r>
      <w:r w:rsidR="0074079B">
        <w:rPr>
          <w:rStyle w:val="Strong"/>
          <w:b w:val="0"/>
          <w:bCs/>
        </w:rPr>
        <w:t>,</w:t>
      </w:r>
      <w:r w:rsidR="00A5417B">
        <w:rPr>
          <w:rStyle w:val="Strong"/>
          <w:b w:val="0"/>
          <w:bCs/>
        </w:rPr>
        <w:t xml:space="preserve"> an increase in Teaching Reputation (</w:t>
      </w:r>
      <w:r w:rsidR="00B067D5">
        <w:rPr>
          <w:rStyle w:val="Strong"/>
          <w:b w:val="0"/>
          <w:bCs/>
        </w:rPr>
        <w:t>+</w:t>
      </w:r>
      <w:r w:rsidR="002E41BD">
        <w:rPr>
          <w:rStyle w:val="Strong"/>
          <w:b w:val="0"/>
          <w:bCs/>
        </w:rPr>
        <w:t>11.1</w:t>
      </w:r>
      <w:r w:rsidRPr="00C75281" w:rsidR="00002487">
        <w:rPr>
          <w:rStyle w:val="Strong"/>
          <w:b w:val="0"/>
          <w:bCs/>
        </w:rPr>
        <w:t xml:space="preserve"> points</w:t>
      </w:r>
      <w:r w:rsidRPr="00C75281" w:rsidR="001E2AF8">
        <w:rPr>
          <w:rStyle w:val="Strong"/>
          <w:b w:val="0"/>
          <w:bCs/>
        </w:rPr>
        <w:t xml:space="preserve"> @ 15</w:t>
      </w:r>
      <w:r w:rsidR="001E2AF8">
        <w:rPr>
          <w:rStyle w:val="Strong"/>
          <w:b w:val="0"/>
          <w:bCs/>
        </w:rPr>
        <w:t>%</w:t>
      </w:r>
      <w:r w:rsidR="008A601B">
        <w:rPr>
          <w:rStyle w:val="Strong"/>
          <w:b w:val="0"/>
          <w:bCs/>
        </w:rPr>
        <w:t xml:space="preserve"> between 2022/23</w:t>
      </w:r>
      <w:r w:rsidR="00A5417B">
        <w:rPr>
          <w:rStyle w:val="Strong"/>
          <w:b w:val="0"/>
          <w:bCs/>
        </w:rPr>
        <w:t>)</w:t>
      </w:r>
      <w:r w:rsidR="00002487">
        <w:rPr>
          <w:rStyle w:val="Strong"/>
          <w:b w:val="0"/>
          <w:bCs/>
        </w:rPr>
        <w:t xml:space="preserve"> and Research </w:t>
      </w:r>
      <w:r w:rsidR="00CF0B71">
        <w:rPr>
          <w:rStyle w:val="Strong"/>
          <w:b w:val="0"/>
          <w:bCs/>
        </w:rPr>
        <w:t>R</w:t>
      </w:r>
      <w:r w:rsidR="00002487">
        <w:rPr>
          <w:rStyle w:val="Strong"/>
          <w:b w:val="0"/>
          <w:bCs/>
        </w:rPr>
        <w:t>eputation (</w:t>
      </w:r>
      <w:r w:rsidR="00B067D5">
        <w:rPr>
          <w:rStyle w:val="Strong"/>
          <w:b w:val="0"/>
          <w:bCs/>
        </w:rPr>
        <w:t>+</w:t>
      </w:r>
      <w:r w:rsidR="008A601B">
        <w:rPr>
          <w:rStyle w:val="Strong"/>
          <w:b w:val="0"/>
          <w:bCs/>
        </w:rPr>
        <w:t>9.8 points</w:t>
      </w:r>
      <w:r w:rsidR="001E2AF8">
        <w:rPr>
          <w:rStyle w:val="Strong"/>
          <w:b w:val="0"/>
          <w:bCs/>
        </w:rPr>
        <w:t xml:space="preserve"> @ 18%</w:t>
      </w:r>
      <w:r w:rsidR="00002487">
        <w:rPr>
          <w:rStyle w:val="Strong"/>
          <w:b w:val="0"/>
          <w:bCs/>
        </w:rPr>
        <w:t>)</w:t>
      </w:r>
      <w:r w:rsidR="00CF0B71">
        <w:rPr>
          <w:rStyle w:val="Strong"/>
          <w:b w:val="0"/>
          <w:bCs/>
        </w:rPr>
        <w:t xml:space="preserve"> has driven the ranking increase</w:t>
      </w:r>
      <w:r w:rsidR="00002487">
        <w:rPr>
          <w:rStyle w:val="Strong"/>
          <w:b w:val="0"/>
          <w:bCs/>
        </w:rPr>
        <w:t>.</w:t>
      </w:r>
      <w:r w:rsidR="001E2AF8">
        <w:rPr>
          <w:rStyle w:val="Strong"/>
          <w:b w:val="0"/>
          <w:bCs/>
        </w:rPr>
        <w:t xml:space="preserve"> </w:t>
      </w:r>
      <w:r w:rsidRPr="005D7A8B" w:rsidR="00107BB9">
        <w:rPr>
          <w:rStyle w:val="Strong"/>
          <w:b w:val="0"/>
          <w:bCs/>
        </w:rPr>
        <w:t>A statistical analysis of the Teaching</w:t>
      </w:r>
      <w:r w:rsidRPr="005D7A8B" w:rsidR="00A104C1">
        <w:rPr>
          <w:rStyle w:val="Strong"/>
          <w:b w:val="0"/>
          <w:bCs/>
        </w:rPr>
        <w:t xml:space="preserve"> and Research</w:t>
      </w:r>
      <w:r w:rsidRPr="005D7A8B" w:rsidR="003F3789">
        <w:rPr>
          <w:rStyle w:val="Strong"/>
          <w:b w:val="0"/>
          <w:bCs/>
        </w:rPr>
        <w:t xml:space="preserve"> reputation</w:t>
      </w:r>
      <w:r w:rsidRPr="005D7A8B" w:rsidR="00A104C1">
        <w:rPr>
          <w:rStyle w:val="Strong"/>
          <w:b w:val="0"/>
          <w:bCs/>
        </w:rPr>
        <w:t xml:space="preserve"> scores </w:t>
      </w:r>
      <w:r w:rsidRPr="005D7A8B" w:rsidR="003D0B6E">
        <w:rPr>
          <w:rStyle w:val="Strong"/>
          <w:b w:val="0"/>
          <w:bCs/>
        </w:rPr>
        <w:t xml:space="preserve">across all universities </w:t>
      </w:r>
      <w:r w:rsidRPr="005D7A8B" w:rsidR="00A104C1">
        <w:rPr>
          <w:rStyle w:val="Strong"/>
          <w:b w:val="0"/>
          <w:bCs/>
        </w:rPr>
        <w:t xml:space="preserve">shows that over the years these indicators are </w:t>
      </w:r>
      <w:r w:rsidR="00C43197">
        <w:rPr>
          <w:rStyle w:val="Strong"/>
          <w:b w:val="0"/>
          <w:bCs/>
        </w:rPr>
        <w:t>’</w:t>
      </w:r>
      <w:proofErr w:type="gramStart"/>
      <w:r w:rsidRPr="005D7A8B" w:rsidR="00A104C1">
        <w:rPr>
          <w:rStyle w:val="Strong"/>
          <w:b w:val="0"/>
          <w:bCs/>
        </w:rPr>
        <w:t>stubborn</w:t>
      </w:r>
      <w:r w:rsidR="00C43197">
        <w:rPr>
          <w:rStyle w:val="Strong"/>
          <w:b w:val="0"/>
          <w:bCs/>
        </w:rPr>
        <w:t>‘</w:t>
      </w:r>
      <w:r w:rsidRPr="005D7A8B" w:rsidR="00A104C1">
        <w:rPr>
          <w:rStyle w:val="Strong"/>
          <w:b w:val="0"/>
          <w:bCs/>
        </w:rPr>
        <w:t xml:space="preserve"> and</w:t>
      </w:r>
      <w:proofErr w:type="gramEnd"/>
      <w:r w:rsidRPr="005D7A8B" w:rsidR="00A104C1">
        <w:rPr>
          <w:rStyle w:val="Strong"/>
          <w:b w:val="0"/>
          <w:bCs/>
        </w:rPr>
        <w:t xml:space="preserve"> </w:t>
      </w:r>
      <w:r w:rsidRPr="005D7A8B" w:rsidR="0016296C">
        <w:rPr>
          <w:rStyle w:val="Strong"/>
          <w:b w:val="0"/>
          <w:bCs/>
        </w:rPr>
        <w:t>record</w:t>
      </w:r>
      <w:r w:rsidRPr="005D7A8B" w:rsidR="00A674FD">
        <w:rPr>
          <w:rStyle w:val="Strong"/>
          <w:b w:val="0"/>
          <w:bCs/>
        </w:rPr>
        <w:t xml:space="preserve"> lower levels of growth</w:t>
      </w:r>
      <w:r w:rsidRPr="005D7A8B" w:rsidR="0016296C">
        <w:rPr>
          <w:rStyle w:val="Strong"/>
          <w:b w:val="0"/>
          <w:bCs/>
        </w:rPr>
        <w:t xml:space="preserve"> than</w:t>
      </w:r>
      <w:r w:rsidRPr="005D7A8B" w:rsidR="00935BF1">
        <w:rPr>
          <w:rStyle w:val="Strong"/>
          <w:b w:val="0"/>
          <w:bCs/>
        </w:rPr>
        <w:t xml:space="preserve"> through</w:t>
      </w:r>
      <w:r w:rsidRPr="005D7A8B" w:rsidR="0016296C">
        <w:rPr>
          <w:rStyle w:val="Strong"/>
          <w:b w:val="0"/>
          <w:bCs/>
        </w:rPr>
        <w:t xml:space="preserve"> </w:t>
      </w:r>
      <w:r w:rsidR="00391782">
        <w:rPr>
          <w:rStyle w:val="Strong"/>
          <w:b w:val="0"/>
          <w:bCs/>
        </w:rPr>
        <w:t>c</w:t>
      </w:r>
      <w:r w:rsidRPr="005D7A8B" w:rsidR="00935BF1">
        <w:rPr>
          <w:rStyle w:val="Strong"/>
          <w:b w:val="0"/>
          <w:bCs/>
        </w:rPr>
        <w:t>itations</w:t>
      </w:r>
      <w:r w:rsidRPr="005D7A8B" w:rsidR="00A104C1">
        <w:rPr>
          <w:rStyle w:val="Strong"/>
          <w:b w:val="0"/>
          <w:bCs/>
        </w:rPr>
        <w:t>.</w:t>
      </w:r>
      <w:r w:rsidR="00CE41E2">
        <w:rPr>
          <w:rStyle w:val="Strong"/>
          <w:b w:val="0"/>
          <w:bCs/>
        </w:rPr>
        <w:t xml:space="preserve"> Despite this</w:t>
      </w:r>
      <w:r w:rsidR="009E3CB5">
        <w:rPr>
          <w:rStyle w:val="Strong"/>
          <w:b w:val="0"/>
          <w:bCs/>
        </w:rPr>
        <w:t>,</w:t>
      </w:r>
      <w:r w:rsidR="00DC27B8">
        <w:rPr>
          <w:rStyle w:val="Strong"/>
          <w:b w:val="0"/>
          <w:bCs/>
        </w:rPr>
        <w:t xml:space="preserve"> the University of</w:t>
      </w:r>
      <w:r w:rsidR="00CE41E2">
        <w:rPr>
          <w:rStyle w:val="Strong"/>
          <w:b w:val="0"/>
          <w:bCs/>
        </w:rPr>
        <w:t xml:space="preserve"> Adelaide </w:t>
      </w:r>
      <w:r w:rsidR="00E65E0A">
        <w:rPr>
          <w:rStyle w:val="Strong"/>
          <w:b w:val="0"/>
          <w:bCs/>
        </w:rPr>
        <w:t>have been able to drive significant change</w:t>
      </w:r>
      <w:r w:rsidR="006C2DF5">
        <w:rPr>
          <w:rStyle w:val="Strong"/>
          <w:b w:val="0"/>
          <w:bCs/>
        </w:rPr>
        <w:t xml:space="preserve"> in these metrics. </w:t>
      </w:r>
    </w:p>
    <w:p w:rsidR="00291680" w:rsidP="002D3C13" w:rsidRDefault="00291680" w14:paraId="1E329CA3" w14:textId="77777777">
      <w:pPr>
        <w:spacing w:before="0" w:after="0"/>
        <w:jc w:val="both"/>
        <w:rPr>
          <w:rStyle w:val="Strong"/>
          <w:b w:val="0"/>
          <w:bCs/>
        </w:rPr>
      </w:pPr>
    </w:p>
    <w:p w:rsidRPr="00DD2328" w:rsidR="009B5291" w:rsidP="00694CBD" w:rsidRDefault="009A2E44" w14:paraId="5EE8FE5B" w14:textId="740C81FF">
      <w:pPr>
        <w:spacing w:after="0"/>
        <w:jc w:val="both"/>
        <w:rPr>
          <w:rStyle w:val="Strong"/>
        </w:rPr>
      </w:pPr>
      <w:r w:rsidRPr="00694CBD">
        <w:rPr>
          <w:rStyle w:val="Strong"/>
        </w:rPr>
        <w:t>For the University of Newcastle, b</w:t>
      </w:r>
      <w:r w:rsidRPr="00694CBD" w:rsidR="006C2DF5">
        <w:rPr>
          <w:rStyle w:val="Strong"/>
        </w:rPr>
        <w:t>oth th</w:t>
      </w:r>
      <w:r w:rsidRPr="00694CBD" w:rsidR="00993707">
        <w:rPr>
          <w:rStyle w:val="Strong"/>
        </w:rPr>
        <w:t>e teaching and research</w:t>
      </w:r>
      <w:r w:rsidRPr="00694CBD" w:rsidR="006C2DF5">
        <w:rPr>
          <w:rStyle w:val="Strong"/>
        </w:rPr>
        <w:t xml:space="preserve"> reputation</w:t>
      </w:r>
      <w:r w:rsidRPr="00694CBD" w:rsidR="00ED0EB3">
        <w:rPr>
          <w:rStyle w:val="Strong"/>
        </w:rPr>
        <w:t xml:space="preserve"> metrics</w:t>
      </w:r>
      <w:r w:rsidRPr="00694CBD" w:rsidR="009B5291">
        <w:rPr>
          <w:rStyle w:val="Strong"/>
        </w:rPr>
        <w:t xml:space="preserve"> have a large amount of </w:t>
      </w:r>
      <w:r w:rsidRPr="00694CBD" w:rsidR="00C94D84">
        <w:rPr>
          <w:rStyle w:val="Strong"/>
        </w:rPr>
        <w:t>potential for upward growth</w:t>
      </w:r>
      <w:r w:rsidR="00840B2B">
        <w:rPr>
          <w:rStyle w:val="Strong"/>
          <w:b w:val="0"/>
          <w:bCs/>
        </w:rPr>
        <w:t xml:space="preserve"> and are highly weighted</w:t>
      </w:r>
      <w:r w:rsidR="00ED0EB3">
        <w:rPr>
          <w:rStyle w:val="Strong"/>
          <w:b w:val="0"/>
          <w:bCs/>
        </w:rPr>
        <w:t>;</w:t>
      </w:r>
      <w:r w:rsidR="00C17917">
        <w:rPr>
          <w:rStyle w:val="Strong"/>
          <w:b w:val="0"/>
          <w:bCs/>
        </w:rPr>
        <w:t xml:space="preserve"> any </w:t>
      </w:r>
      <w:r w:rsidR="00E4550A">
        <w:rPr>
          <w:rStyle w:val="Strong"/>
          <w:b w:val="0"/>
          <w:bCs/>
        </w:rPr>
        <w:t>leverage that can be utilised</w:t>
      </w:r>
      <w:r w:rsidR="003D0B6E">
        <w:rPr>
          <w:rStyle w:val="Strong"/>
          <w:b w:val="0"/>
          <w:bCs/>
        </w:rPr>
        <w:t xml:space="preserve"> to increase the scores</w:t>
      </w:r>
      <w:r w:rsidR="00403923">
        <w:rPr>
          <w:rStyle w:val="Strong"/>
          <w:b w:val="0"/>
          <w:bCs/>
        </w:rPr>
        <w:t xml:space="preserve"> should</w:t>
      </w:r>
      <w:r w:rsidR="003D0B6E">
        <w:rPr>
          <w:rStyle w:val="Strong"/>
          <w:b w:val="0"/>
          <w:bCs/>
        </w:rPr>
        <w:t xml:space="preserve"> be pursued</w:t>
      </w:r>
      <w:r w:rsidR="00403923">
        <w:rPr>
          <w:rStyle w:val="Strong"/>
          <w:b w:val="0"/>
          <w:bCs/>
        </w:rPr>
        <w:t>.</w:t>
      </w:r>
      <w:r w:rsidR="003D0B6E">
        <w:rPr>
          <w:rStyle w:val="Strong"/>
          <w:b w:val="0"/>
          <w:bCs/>
        </w:rPr>
        <w:t xml:space="preserve"> </w:t>
      </w:r>
      <w:r w:rsidR="00D673D8">
        <w:rPr>
          <w:rStyle w:val="Strong"/>
          <w:b w:val="0"/>
          <w:bCs/>
        </w:rPr>
        <w:t>This will be discussed further below</w:t>
      </w:r>
      <w:r w:rsidR="00DC27B8">
        <w:rPr>
          <w:rStyle w:val="Strong"/>
          <w:b w:val="0"/>
          <w:bCs/>
        </w:rPr>
        <w:t xml:space="preserve"> and is also the subject of </w:t>
      </w:r>
      <w:commentRangeStart w:id="24"/>
      <w:commentRangeStart w:id="25"/>
      <w:r w:rsidR="00DC27B8">
        <w:rPr>
          <w:rStyle w:val="Strong"/>
          <w:b w:val="0"/>
          <w:bCs/>
        </w:rPr>
        <w:t xml:space="preserve">an </w:t>
      </w:r>
      <w:r w:rsidRPr="00694CBD" w:rsidR="002C5A6E">
        <w:rPr>
          <w:rStyle w:val="Strong"/>
          <w:b w:val="0"/>
          <w:bCs/>
        </w:rPr>
        <w:t>adjacent</w:t>
      </w:r>
      <w:r w:rsidR="00DC27B8">
        <w:rPr>
          <w:rStyle w:val="Strong"/>
          <w:b w:val="0"/>
          <w:bCs/>
        </w:rPr>
        <w:t xml:space="preserve"> EC paper</w:t>
      </w:r>
      <w:commentRangeEnd w:id="24"/>
      <w:commentRangeEnd w:id="25"/>
      <w:r w:rsidRPr="008D5406" w:rsidR="00557F0A">
        <w:rPr>
          <w:rStyle w:val="Strong"/>
          <w:b w:val="0"/>
          <w:bCs/>
        </w:rPr>
        <w:t xml:space="preserve"> “</w:t>
      </w:r>
      <w:r w:rsidRPr="008D5406" w:rsidR="00C30E69">
        <w:rPr>
          <w:rStyle w:val="Strong"/>
          <w:b w:val="0"/>
          <w:bCs/>
        </w:rPr>
        <w:t>University</w:t>
      </w:r>
      <w:r w:rsidR="00C30E69">
        <w:rPr>
          <w:rStyle w:val="Strong"/>
          <w:b w:val="0"/>
          <w:bCs/>
        </w:rPr>
        <w:t xml:space="preserve"> reputation through the lens of </w:t>
      </w:r>
      <w:r w:rsidR="00363A6B">
        <w:rPr>
          <w:rStyle w:val="Strong"/>
          <w:b w:val="0"/>
          <w:bCs/>
        </w:rPr>
        <w:t>independent external surveys</w:t>
      </w:r>
      <w:r w:rsidR="00557F0A">
        <w:rPr>
          <w:rStyle w:val="Strong"/>
          <w:b w:val="0"/>
          <w:bCs/>
        </w:rPr>
        <w:t>”</w:t>
      </w:r>
      <w:r w:rsidR="009E02F9">
        <w:rPr>
          <w:rStyle w:val="CommentReference"/>
        </w:rPr>
        <w:commentReference w:id="24"/>
      </w:r>
      <w:r w:rsidR="00701850">
        <w:rPr>
          <w:rStyle w:val="CommentReference"/>
        </w:rPr>
        <w:commentReference w:id="25"/>
      </w:r>
      <w:r w:rsidR="00D673D8">
        <w:rPr>
          <w:rStyle w:val="Strong"/>
          <w:b w:val="0"/>
          <w:bCs/>
        </w:rPr>
        <w:t>.</w:t>
      </w:r>
      <w:r w:rsidR="00DC27B8">
        <w:rPr>
          <w:rStyle w:val="Strong"/>
          <w:b w:val="0"/>
          <w:bCs/>
        </w:rPr>
        <w:t xml:space="preserve"> </w:t>
      </w:r>
      <w:r w:rsidR="00C36BC9">
        <w:rPr>
          <w:rStyle w:val="Strong"/>
          <w:b w:val="0"/>
          <w:bCs/>
        </w:rPr>
        <w:t xml:space="preserve">A deeper understanding of why the University of Newcastle </w:t>
      </w:r>
      <w:r w:rsidR="00584620">
        <w:rPr>
          <w:rStyle w:val="Strong"/>
          <w:b w:val="0"/>
          <w:bCs/>
        </w:rPr>
        <w:t>is</w:t>
      </w:r>
      <w:r w:rsidR="006C2E7C">
        <w:rPr>
          <w:rStyle w:val="Strong"/>
          <w:b w:val="0"/>
          <w:bCs/>
        </w:rPr>
        <w:t xml:space="preserve"> not</w:t>
      </w:r>
      <w:r w:rsidR="00584620">
        <w:rPr>
          <w:rStyle w:val="Strong"/>
          <w:b w:val="0"/>
          <w:bCs/>
        </w:rPr>
        <w:t xml:space="preserve"> </w:t>
      </w:r>
      <w:r w:rsidR="003E3601">
        <w:rPr>
          <w:rStyle w:val="Strong"/>
          <w:b w:val="0"/>
          <w:bCs/>
        </w:rPr>
        <w:t xml:space="preserve">receiving more votes is required. </w:t>
      </w:r>
    </w:p>
    <w:p w:rsidRPr="009B5291" w:rsidR="00403923" w:rsidP="002D3C13" w:rsidRDefault="00403923" w14:paraId="1611D337" w14:textId="77777777">
      <w:pPr>
        <w:spacing w:before="0" w:after="0"/>
        <w:jc w:val="both"/>
        <w:rPr>
          <w:rStyle w:val="Strong"/>
          <w:b w:val="0"/>
          <w:bCs/>
        </w:rPr>
      </w:pPr>
    </w:p>
    <w:p w:rsidR="003F3789" w:rsidP="00C077A6" w:rsidRDefault="00663901" w14:paraId="690A54BD" w14:textId="2ED1FD45">
      <w:pPr>
        <w:keepNext/>
        <w:spacing w:before="0" w:after="0"/>
        <w:jc w:val="both"/>
      </w:pPr>
      <w:r>
        <w:rPr>
          <w:bCs/>
          <w:noProof/>
        </w:rPr>
        <w:lastRenderedPageBreak/>
        <mc:AlternateContent>
          <mc:Choice Requires="wps">
            <w:drawing>
              <wp:anchor distT="0" distB="0" distL="114300" distR="114300" simplePos="0" relativeHeight="251658241" behindDoc="0" locked="0" layoutInCell="1" allowOverlap="1" wp14:anchorId="2D87FC6F" wp14:editId="67F41343">
                <wp:simplePos x="0" y="0"/>
                <wp:positionH relativeFrom="column">
                  <wp:posOffset>1713421</wp:posOffset>
                </wp:positionH>
                <wp:positionV relativeFrom="paragraph">
                  <wp:posOffset>1106217</wp:posOffset>
                </wp:positionV>
                <wp:extent cx="316694" cy="286251"/>
                <wp:effectExtent l="25400" t="12700" r="1270" b="6350"/>
                <wp:wrapNone/>
                <wp:docPr id="47" name="Right Arrow 47"/>
                <wp:cNvGraphicFramePr/>
                <a:graphic xmlns:a="http://schemas.openxmlformats.org/drawingml/2006/main">
                  <a:graphicData uri="http://schemas.microsoft.com/office/word/2010/wordprocessingShape">
                    <wps:wsp>
                      <wps:cNvSpPr/>
                      <wps:spPr>
                        <a:xfrm rot="1699076">
                          <a:off x="0" y="0"/>
                          <a:ext cx="316694" cy="286251"/>
                        </a:xfrm>
                        <a:prstGeom prst="rightArrow">
                          <a:avLst>
                            <a:gd name="adj1" fmla="val 50000"/>
                            <a:gd name="adj2" fmla="val 51242"/>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6CDB605">
              <v:shapetype id="_x0000_t13" coordsize="21600,21600" o:spt="13" adj="16200,5400" path="m@0,l@0@1,0@1,0@2@0@2@0,21600,21600,10800xe" w14:anchorId="6512FFA9">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Right Arrow 47" style="position:absolute;margin-left:134.9pt;margin-top:87.1pt;width:24.95pt;height:22.55pt;rotation:1855844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5b9bd5 [3204]" strokecolor="#1f4d78 [1604]" strokeweight="1pt" type="#_x0000_t13" adj="11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"/>
            </w:pict>
          </mc:Fallback>
        </mc:AlternateContent>
      </w:r>
      <w:r w:rsidR="00C91EE0">
        <w:rPr>
          <w:bCs/>
          <w:noProof/>
        </w:rPr>
        <w:drawing>
          <wp:inline distT="0" distB="0" distL="0" distR="0" wp14:anchorId="367B053A" wp14:editId="4B7CD699">
            <wp:extent cx="4415298" cy="1909343"/>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62458" cy="1929737"/>
                    </a:xfrm>
                    <a:prstGeom prst="rect">
                      <a:avLst/>
                    </a:prstGeom>
                  </pic:spPr>
                </pic:pic>
              </a:graphicData>
            </a:graphic>
          </wp:inline>
        </w:drawing>
      </w:r>
    </w:p>
    <w:p w:rsidRPr="00AB263C" w:rsidR="00D95646" w:rsidP="00AB263C" w:rsidRDefault="00C077A6" w14:paraId="6E3AC073" w14:textId="1825AE13">
      <w:pPr>
        <w:pStyle w:val="Caption"/>
        <w:jc w:val="both"/>
        <w:rPr>
          <w:rStyle w:val="Strong"/>
          <w:b w:val="0"/>
          <w:bCs/>
        </w:rPr>
      </w:pPr>
      <w:r w:rsidRPr="00C64AF7">
        <w:rPr>
          <w:b/>
          <w:bCs/>
        </w:rPr>
        <w:t xml:space="preserve">Figure </w:t>
      </w:r>
      <w:r w:rsidRPr="00C64AF7">
        <w:rPr>
          <w:b/>
          <w:bCs/>
        </w:rPr>
        <w:fldChar w:fldCharType="begin"/>
      </w:r>
      <w:r w:rsidRPr="00C64AF7">
        <w:rPr>
          <w:b/>
          <w:bCs/>
        </w:rPr>
        <w:instrText xml:space="preserve"> SEQ Figure \* ARABIC </w:instrText>
      </w:r>
      <w:r w:rsidRPr="00C64AF7">
        <w:rPr>
          <w:b/>
          <w:bCs/>
        </w:rPr>
        <w:fldChar w:fldCharType="separate"/>
      </w:r>
      <w:r w:rsidRPr="00C64AF7" w:rsidR="001712ED">
        <w:rPr>
          <w:b/>
          <w:bCs/>
          <w:noProof/>
        </w:rPr>
        <w:t>4</w:t>
      </w:r>
      <w:r w:rsidRPr="00C64AF7">
        <w:rPr>
          <w:b/>
          <w:bCs/>
        </w:rPr>
        <w:fldChar w:fldCharType="end"/>
      </w:r>
      <w:r w:rsidRPr="00C64AF7">
        <w:rPr>
          <w:b/>
          <w:bCs/>
        </w:rPr>
        <w:t>:</w:t>
      </w:r>
      <w:r>
        <w:t xml:space="preserve"> </w:t>
      </w:r>
      <w:r w:rsidR="00282C37">
        <w:t xml:space="preserve">Metric Scores for the University of Adelaide. </w:t>
      </w:r>
      <w:r w:rsidR="005247A6">
        <w:t xml:space="preserve">Research and Teaching reputation have seen </w:t>
      </w:r>
      <w:r w:rsidR="006B3259">
        <w:t>significant</w:t>
      </w:r>
      <w:r w:rsidR="005247A6">
        <w:t xml:space="preserve"> growth in the </w:t>
      </w:r>
      <w:r w:rsidR="006B3259">
        <w:t xml:space="preserve">past year. </w:t>
      </w:r>
    </w:p>
    <w:p w:rsidR="004467F9" w:rsidP="002D3C13" w:rsidRDefault="00914A82" w14:paraId="2320C1C9" w14:textId="5123468A">
      <w:pPr>
        <w:spacing w:before="0" w:after="0"/>
        <w:jc w:val="both"/>
        <w:rPr>
          <w:rStyle w:val="Strong"/>
          <w:b w:val="0"/>
          <w:bCs/>
        </w:rPr>
      </w:pPr>
      <w:r>
        <w:rPr>
          <w:rStyle w:val="Strong"/>
        </w:rPr>
        <w:t xml:space="preserve">The </w:t>
      </w:r>
      <w:r w:rsidR="00DB2552">
        <w:rPr>
          <w:rStyle w:val="Strong"/>
        </w:rPr>
        <w:t>University of Canberra</w:t>
      </w:r>
      <w:r>
        <w:rPr>
          <w:rStyle w:val="Strong"/>
        </w:rPr>
        <w:t xml:space="preserve"> </w:t>
      </w:r>
      <w:r w:rsidR="001A4BB7">
        <w:rPr>
          <w:rStyle w:val="Strong"/>
        </w:rPr>
        <w:t>dropped</w:t>
      </w:r>
      <w:r>
        <w:rPr>
          <w:rStyle w:val="Strong"/>
        </w:rPr>
        <w:t xml:space="preserve"> </w:t>
      </w:r>
      <w:r w:rsidR="00F67C11">
        <w:rPr>
          <w:rStyle w:val="Strong"/>
        </w:rPr>
        <w:t>after years of significant growth</w:t>
      </w:r>
      <w:r w:rsidR="00737C7A">
        <w:rPr>
          <w:rStyle w:val="Strong"/>
        </w:rPr>
        <w:t xml:space="preserve">. </w:t>
      </w:r>
      <w:del w:author="Martin Bell" w:date="2022-10-19T16:22:00Z" w:id="26">
        <w:r w:rsidR="00203959">
          <w:rPr>
            <w:rStyle w:val="Strong"/>
            <w:b w:val="0"/>
            <w:bCs/>
          </w:rPr>
          <w:delText xml:space="preserve">One of the other notable Universities in </w:delText>
        </w:r>
        <w:r w:rsidRPr="00694CBD" w:rsidR="00203959">
          <w:rPr>
            <w:rStyle w:val="Strong"/>
          </w:rPr>
          <w:delText xml:space="preserve">Table </w:delText>
        </w:r>
        <w:r w:rsidRPr="00694CBD" w:rsidR="00F6434E">
          <w:rPr>
            <w:rStyle w:val="Strong"/>
          </w:rPr>
          <w:delText>1</w:delText>
        </w:r>
        <w:r w:rsidR="00203959">
          <w:rPr>
            <w:rStyle w:val="Strong"/>
            <w:b w:val="0"/>
            <w:bCs/>
          </w:rPr>
          <w:delText xml:space="preserve"> above is the University of Canberra. </w:delText>
        </w:r>
      </w:del>
      <w:r w:rsidR="004F1AC9">
        <w:rPr>
          <w:rStyle w:val="Strong"/>
          <w:b w:val="0"/>
          <w:bCs/>
        </w:rPr>
        <w:t>Th</w:t>
      </w:r>
      <w:del w:author="Martin Bell" w:date="2022-10-19T16:22:00Z" w:id="27">
        <w:r w:rsidR="004F1AC9">
          <w:rPr>
            <w:rStyle w:val="Strong"/>
            <w:b w:val="0"/>
            <w:bCs/>
          </w:rPr>
          <w:delText>is</w:delText>
        </w:r>
      </w:del>
      <w:r w:rsidR="004F1AC9">
        <w:rPr>
          <w:rStyle w:val="Strong"/>
          <w:b w:val="0"/>
          <w:bCs/>
        </w:rPr>
        <w:t xml:space="preserve"> University</w:t>
      </w:r>
      <w:ins w:author="Martin Bell" w:date="2022-10-19T16:22:00Z" w:id="28">
        <w:r w:rsidR="004F1AC9">
          <w:rPr>
            <w:rStyle w:val="Strong"/>
            <w:b w:val="0"/>
            <w:bCs/>
          </w:rPr>
          <w:t xml:space="preserve"> </w:t>
        </w:r>
        <w:r w:rsidR="00760287">
          <w:rPr>
            <w:rStyle w:val="Strong"/>
            <w:b w:val="0"/>
            <w:bCs/>
          </w:rPr>
          <w:t>of Canberra</w:t>
        </w:r>
      </w:ins>
      <w:r w:rsidR="004F1AC9">
        <w:rPr>
          <w:rStyle w:val="Strong"/>
          <w:b w:val="0"/>
          <w:bCs/>
        </w:rPr>
        <w:t xml:space="preserve"> has had strong performance in previous years</w:t>
      </w:r>
      <w:r w:rsidR="00A94C0B">
        <w:rPr>
          <w:rStyle w:val="Strong"/>
          <w:b w:val="0"/>
          <w:bCs/>
        </w:rPr>
        <w:t>,</w:t>
      </w:r>
      <w:r w:rsidR="004F1AC9">
        <w:rPr>
          <w:rStyle w:val="Strong"/>
          <w:b w:val="0"/>
          <w:bCs/>
        </w:rPr>
        <w:t xml:space="preserve"> leading to strong ranking growth (see </w:t>
      </w:r>
      <w:r w:rsidRPr="00694CBD" w:rsidR="004F1AC9">
        <w:rPr>
          <w:rStyle w:val="Strong"/>
        </w:rPr>
        <w:t>Appendix A</w:t>
      </w:r>
      <w:r w:rsidR="005A0C83">
        <w:rPr>
          <w:rStyle w:val="Strong"/>
          <w:b w:val="0"/>
          <w:bCs/>
        </w:rPr>
        <w:t xml:space="preserve"> for time-series</w:t>
      </w:r>
      <w:r w:rsidR="004F1AC9">
        <w:rPr>
          <w:rStyle w:val="Strong"/>
          <w:b w:val="0"/>
          <w:bCs/>
        </w:rPr>
        <w:t>)</w:t>
      </w:r>
      <w:r>
        <w:rPr>
          <w:rStyle w:val="Strong"/>
          <w:b w:val="0"/>
          <w:bCs/>
        </w:rPr>
        <w:t xml:space="preserve"> but has dropped 84 ranks in the latest ranking</w:t>
      </w:r>
      <w:r w:rsidR="00B1324B">
        <w:rPr>
          <w:rStyle w:val="Strong"/>
          <w:b w:val="0"/>
          <w:bCs/>
        </w:rPr>
        <w:t>.</w:t>
      </w:r>
      <w:r>
        <w:rPr>
          <w:rStyle w:val="Strong"/>
          <w:b w:val="0"/>
          <w:bCs/>
        </w:rPr>
        <w:t xml:space="preserve"> </w:t>
      </w:r>
      <w:r w:rsidR="00AF3003">
        <w:rPr>
          <w:rStyle w:val="Strong"/>
          <w:b w:val="0"/>
          <w:bCs/>
        </w:rPr>
        <w:t>The major drop was caused by two major highly cited papers dropping out of the data collection period</w:t>
      </w:r>
      <w:r w:rsidR="00A168BA">
        <w:rPr>
          <w:rStyle w:val="Strong"/>
          <w:b w:val="0"/>
          <w:bCs/>
        </w:rPr>
        <w:t xml:space="preserve"> </w:t>
      </w:r>
      <w:proofErr w:type="gramStart"/>
      <w:r w:rsidR="00A168BA">
        <w:rPr>
          <w:rStyle w:val="Strong"/>
          <w:b w:val="0"/>
          <w:bCs/>
        </w:rPr>
        <w:t>and</w:t>
      </w:r>
      <w:r w:rsidR="00563912">
        <w:rPr>
          <w:rStyle w:val="Strong"/>
          <w:b w:val="0"/>
          <w:bCs/>
        </w:rPr>
        <w:t xml:space="preserve"> also</w:t>
      </w:r>
      <w:proofErr w:type="gramEnd"/>
      <w:r w:rsidR="00A168BA">
        <w:rPr>
          <w:rStyle w:val="Strong"/>
          <w:b w:val="0"/>
          <w:bCs/>
        </w:rPr>
        <w:t xml:space="preserve"> possible </w:t>
      </w:r>
      <w:r w:rsidR="00FE4AF1">
        <w:rPr>
          <w:rStyle w:val="Strong"/>
          <w:b w:val="0"/>
          <w:bCs/>
        </w:rPr>
        <w:t>movements in highly cited researchers</w:t>
      </w:r>
      <w:r w:rsidR="00912490">
        <w:rPr>
          <w:rStyle w:val="Strong"/>
          <w:b w:val="0"/>
          <w:bCs/>
        </w:rPr>
        <w:t>.</w:t>
      </w:r>
    </w:p>
    <w:p w:rsidR="004467F9" w:rsidP="002D3C13" w:rsidRDefault="004467F9" w14:paraId="606F78E4" w14:textId="77777777">
      <w:pPr>
        <w:spacing w:before="0" w:after="0"/>
        <w:jc w:val="both"/>
        <w:rPr>
          <w:rStyle w:val="Strong"/>
          <w:b w:val="0"/>
          <w:bCs/>
        </w:rPr>
      </w:pPr>
    </w:p>
    <w:p w:rsidRPr="00737C7A" w:rsidR="00DB2552" w:rsidP="002D3C13" w:rsidRDefault="007A677D" w14:paraId="4ECE142D" w14:textId="2D99E150">
      <w:pPr>
        <w:spacing w:before="0" w:after="0"/>
        <w:jc w:val="both"/>
        <w:rPr>
          <w:rStyle w:val="Strong"/>
        </w:rPr>
      </w:pPr>
      <w:r w:rsidRPr="00694CBD">
        <w:rPr>
          <w:rStyle w:val="Strong"/>
        </w:rPr>
        <w:t xml:space="preserve">There are two major takeaways here: (1) short-term </w:t>
      </w:r>
      <w:r w:rsidRPr="00694CBD" w:rsidR="00FF6641">
        <w:rPr>
          <w:rStyle w:val="Strong"/>
        </w:rPr>
        <w:t>strategies can yield results</w:t>
      </w:r>
      <w:r w:rsidRPr="00694CBD" w:rsidR="00912490">
        <w:rPr>
          <w:rStyle w:val="Strong"/>
        </w:rPr>
        <w:t>,</w:t>
      </w:r>
      <w:r w:rsidRPr="00694CBD" w:rsidR="00FF6641">
        <w:rPr>
          <w:rStyle w:val="Strong"/>
        </w:rPr>
        <w:t xml:space="preserve"> but</w:t>
      </w:r>
      <w:r w:rsidR="00FE4AF1">
        <w:rPr>
          <w:rStyle w:val="Strong"/>
        </w:rPr>
        <w:t xml:space="preserve"> a high-quality research pipeline</w:t>
      </w:r>
      <w:r w:rsidRPr="00694CBD" w:rsidR="00FF6641">
        <w:rPr>
          <w:rStyle w:val="Strong"/>
        </w:rPr>
        <w:t xml:space="preserve"> must be sustained, and (2) </w:t>
      </w:r>
      <w:r w:rsidRPr="00694CBD" w:rsidR="00DB236B">
        <w:rPr>
          <w:rStyle w:val="Strong"/>
        </w:rPr>
        <w:t>due to the data collection period</w:t>
      </w:r>
      <w:r w:rsidRPr="00694CBD" w:rsidR="00C43197">
        <w:rPr>
          <w:rStyle w:val="Strong"/>
        </w:rPr>
        <w:t>,</w:t>
      </w:r>
      <w:r w:rsidRPr="00694CBD" w:rsidR="00DB236B">
        <w:rPr>
          <w:rStyle w:val="Strong"/>
        </w:rPr>
        <w:t xml:space="preserve"> the targeting</w:t>
      </w:r>
      <w:r w:rsidRPr="00694CBD" w:rsidR="00214B8A">
        <w:rPr>
          <w:rStyle w:val="Strong"/>
        </w:rPr>
        <w:t xml:space="preserve"> and subsequent hire</w:t>
      </w:r>
      <w:r w:rsidRPr="00694CBD" w:rsidR="00DB236B">
        <w:rPr>
          <w:rStyle w:val="Strong"/>
        </w:rPr>
        <w:t xml:space="preserve"> of high-performing researchers</w:t>
      </w:r>
      <w:r w:rsidRPr="00694CBD" w:rsidR="00214B8A">
        <w:rPr>
          <w:rStyle w:val="Strong"/>
        </w:rPr>
        <w:t xml:space="preserve"> will take </w:t>
      </w:r>
      <w:r w:rsidRPr="00694CBD" w:rsidR="00B06984">
        <w:rPr>
          <w:rStyle w:val="Strong"/>
        </w:rPr>
        <w:t>several</w:t>
      </w:r>
      <w:r w:rsidRPr="00694CBD" w:rsidR="00214B8A">
        <w:rPr>
          <w:rStyle w:val="Strong"/>
        </w:rPr>
        <w:t xml:space="preserve"> years to yield results </w:t>
      </w:r>
      <w:r w:rsidRPr="00694CBD" w:rsidR="00737C7A">
        <w:rPr>
          <w:rStyle w:val="Strong"/>
        </w:rPr>
        <w:t>i</w:t>
      </w:r>
      <w:r w:rsidRPr="00694CBD" w:rsidR="00214B8A">
        <w:rPr>
          <w:rStyle w:val="Strong"/>
        </w:rPr>
        <w:t xml:space="preserve">n the ranking. </w:t>
      </w:r>
      <w:r w:rsidRPr="00694CBD" w:rsidR="00DB236B">
        <w:rPr>
          <w:rStyle w:val="Strong"/>
        </w:rPr>
        <w:t xml:space="preserve"> </w:t>
      </w:r>
    </w:p>
    <w:p w:rsidR="00DB2552" w:rsidP="002D3C13" w:rsidRDefault="00DB2552" w14:paraId="73C3A859" w14:textId="77777777">
      <w:pPr>
        <w:spacing w:before="0" w:after="0"/>
        <w:jc w:val="both"/>
        <w:rPr>
          <w:rStyle w:val="Strong"/>
        </w:rPr>
      </w:pPr>
    </w:p>
    <w:p w:rsidRPr="00BE1DFD" w:rsidR="00DC38C5" w:rsidP="002D3C13" w:rsidRDefault="00BE1DFD" w14:paraId="57B83F4C" w14:textId="39971314">
      <w:pPr>
        <w:spacing w:before="0" w:after="0"/>
        <w:jc w:val="both"/>
        <w:rPr>
          <w:rStyle w:val="Strong"/>
        </w:rPr>
      </w:pPr>
      <w:r w:rsidRPr="00BE1DFD">
        <w:rPr>
          <w:rStyle w:val="Strong"/>
        </w:rPr>
        <w:t>Metric Analysis</w:t>
      </w:r>
    </w:p>
    <w:p w:rsidRPr="00FF22BC" w:rsidR="00765D19" w:rsidP="002D3C13" w:rsidRDefault="009E22FA" w14:paraId="2E814388" w14:textId="54514706">
      <w:pPr>
        <w:spacing w:before="0" w:after="0"/>
        <w:jc w:val="both"/>
        <w:rPr>
          <w:rStyle w:val="Strong"/>
          <w:b w:val="0"/>
          <w:bCs/>
        </w:rPr>
      </w:pPr>
      <w:r w:rsidRPr="00C64AF7">
        <w:rPr>
          <w:rStyle w:val="Strong"/>
          <w:i/>
          <w:iCs/>
        </w:rPr>
        <w:t xml:space="preserve">Figure </w:t>
      </w:r>
      <w:r w:rsidRPr="00C64AF7" w:rsidR="009156E9">
        <w:rPr>
          <w:rStyle w:val="Strong"/>
          <w:i/>
          <w:iCs/>
        </w:rPr>
        <w:t>5</w:t>
      </w:r>
      <w:r>
        <w:rPr>
          <w:rStyle w:val="Strong"/>
          <w:b w:val="0"/>
          <w:bCs/>
        </w:rPr>
        <w:t xml:space="preserve"> below</w:t>
      </w:r>
      <w:r w:rsidR="007620B7">
        <w:rPr>
          <w:rStyle w:val="Strong"/>
          <w:b w:val="0"/>
          <w:bCs/>
        </w:rPr>
        <w:t xml:space="preserve"> shows</w:t>
      </w:r>
      <w:r>
        <w:rPr>
          <w:rStyle w:val="Strong"/>
          <w:b w:val="0"/>
          <w:bCs/>
        </w:rPr>
        <w:t xml:space="preserve"> the scores for the University of Newcastle</w:t>
      </w:r>
      <w:r w:rsidR="00023FE8">
        <w:rPr>
          <w:rStyle w:val="Strong"/>
          <w:b w:val="0"/>
          <w:bCs/>
        </w:rPr>
        <w:t xml:space="preserve"> in black</w:t>
      </w:r>
      <w:r>
        <w:rPr>
          <w:rStyle w:val="Strong"/>
          <w:b w:val="0"/>
          <w:bCs/>
        </w:rPr>
        <w:t xml:space="preserve"> across all metrics</w:t>
      </w:r>
      <w:r w:rsidR="00FF48E0">
        <w:rPr>
          <w:rStyle w:val="Strong"/>
          <w:b w:val="0"/>
          <w:bCs/>
        </w:rPr>
        <w:t>.</w:t>
      </w:r>
      <w:r w:rsidR="00241F8D">
        <w:rPr>
          <w:rStyle w:val="Strong"/>
          <w:b w:val="0"/>
          <w:bCs/>
        </w:rPr>
        <w:t xml:space="preserve"> The coloured points are </w:t>
      </w:r>
      <w:r w:rsidR="00E27769">
        <w:rPr>
          <w:rStyle w:val="Strong"/>
          <w:b w:val="0"/>
          <w:bCs/>
        </w:rPr>
        <w:t xml:space="preserve">a selection </w:t>
      </w:r>
      <w:commentRangeStart w:id="29"/>
      <w:r w:rsidR="00E27769">
        <w:rPr>
          <w:rStyle w:val="Strong"/>
          <w:b w:val="0"/>
          <w:bCs/>
        </w:rPr>
        <w:t xml:space="preserve">of </w:t>
      </w:r>
      <w:r w:rsidR="00241F8D">
        <w:rPr>
          <w:rStyle w:val="Strong"/>
          <w:b w:val="0"/>
          <w:bCs/>
        </w:rPr>
        <w:t>our</w:t>
      </w:r>
      <w:commentRangeStart w:id="30"/>
      <w:commentRangeStart w:id="31"/>
      <w:r w:rsidR="00241F8D">
        <w:rPr>
          <w:rStyle w:val="Strong"/>
          <w:b w:val="0"/>
          <w:bCs/>
        </w:rPr>
        <w:t xml:space="preserve"> peers</w:t>
      </w:r>
      <w:commentRangeEnd w:id="30"/>
      <w:r w:rsidR="00280AD0">
        <w:rPr>
          <w:rStyle w:val="CommentReference"/>
        </w:rPr>
        <w:commentReference w:id="30"/>
      </w:r>
      <w:commentRangeEnd w:id="31"/>
      <w:r w:rsidR="00E27769">
        <w:rPr>
          <w:rStyle w:val="CommentReference"/>
        </w:rPr>
        <w:commentReference w:id="31"/>
      </w:r>
      <w:r w:rsidR="001E7716">
        <w:rPr>
          <w:rStyle w:val="Strong"/>
          <w:b w:val="0"/>
          <w:bCs/>
        </w:rPr>
        <w:t xml:space="preserve"> (see appendix C for a current list)</w:t>
      </w:r>
      <w:r w:rsidR="00241F8D">
        <w:rPr>
          <w:rStyle w:val="Strong"/>
          <w:b w:val="0"/>
          <w:bCs/>
        </w:rPr>
        <w:t xml:space="preserve"> </w:t>
      </w:r>
      <w:commentRangeEnd w:id="29"/>
      <w:r w:rsidR="006C2C78">
        <w:rPr>
          <w:rStyle w:val="CommentReference"/>
        </w:rPr>
        <w:commentReference w:id="29"/>
      </w:r>
      <w:r w:rsidR="009156E9">
        <w:rPr>
          <w:rStyle w:val="Strong"/>
          <w:b w:val="0"/>
          <w:bCs/>
        </w:rPr>
        <w:t>which</w:t>
      </w:r>
      <w:r w:rsidR="00241F8D">
        <w:rPr>
          <w:rStyle w:val="Strong"/>
          <w:b w:val="0"/>
          <w:bCs/>
        </w:rPr>
        <w:t xml:space="preserve"> are largely domestic universities</w:t>
      </w:r>
      <w:r w:rsidR="0013281E">
        <w:rPr>
          <w:rStyle w:val="Strong"/>
          <w:b w:val="0"/>
          <w:bCs/>
        </w:rPr>
        <w:t>, while the box plots represent</w:t>
      </w:r>
      <w:r w:rsidR="00E94D4E">
        <w:rPr>
          <w:rStyle w:val="Strong"/>
          <w:b w:val="0"/>
          <w:bCs/>
        </w:rPr>
        <w:t xml:space="preserve"> the statistics</w:t>
      </w:r>
      <w:r w:rsidR="005925B6">
        <w:rPr>
          <w:rStyle w:val="Strong"/>
          <w:b w:val="0"/>
          <w:bCs/>
        </w:rPr>
        <w:t xml:space="preserve"> of</w:t>
      </w:r>
      <w:r w:rsidR="0013281E">
        <w:rPr>
          <w:rStyle w:val="Strong"/>
          <w:b w:val="0"/>
          <w:bCs/>
        </w:rPr>
        <w:t xml:space="preserve"> all Universities worldwide</w:t>
      </w:r>
      <w:r w:rsidR="00241F8D">
        <w:rPr>
          <w:rStyle w:val="Strong"/>
          <w:b w:val="0"/>
          <w:bCs/>
        </w:rPr>
        <w:t>.</w:t>
      </w:r>
      <w:r w:rsidR="0013281E">
        <w:rPr>
          <w:rStyle w:val="Strong"/>
          <w:b w:val="0"/>
          <w:bCs/>
        </w:rPr>
        <w:t xml:space="preserve"> </w:t>
      </w:r>
      <w:r w:rsidR="00883B07">
        <w:rPr>
          <w:rStyle w:val="Strong"/>
          <w:b w:val="0"/>
          <w:bCs/>
        </w:rPr>
        <w:t>Appendix D and E gives tables of the raw scores and changes in metrics fr</w:t>
      </w:r>
      <w:r w:rsidR="00AF3003">
        <w:rPr>
          <w:rStyle w:val="Strong"/>
          <w:b w:val="0"/>
          <w:bCs/>
        </w:rPr>
        <w:t>o</w:t>
      </w:r>
      <w:r w:rsidR="00883B07">
        <w:rPr>
          <w:rStyle w:val="Strong"/>
          <w:b w:val="0"/>
          <w:bCs/>
        </w:rPr>
        <w:t>m 2022 to 2023</w:t>
      </w:r>
      <w:ins w:author="Martin Bell" w:date="2022-10-19T16:24:00Z" w:id="32">
        <w:r w:rsidR="00FC353B">
          <w:rPr>
            <w:rStyle w:val="Strong"/>
            <w:b w:val="0"/>
            <w:bCs/>
          </w:rPr>
          <w:t xml:space="preserve"> for the peers</w:t>
        </w:r>
      </w:ins>
      <w:r w:rsidR="00883B07">
        <w:rPr>
          <w:rStyle w:val="Strong"/>
          <w:b w:val="0"/>
          <w:bCs/>
        </w:rPr>
        <w:t>.</w:t>
      </w:r>
      <w:r w:rsidR="0013281E">
        <w:rPr>
          <w:rStyle w:val="Strong"/>
          <w:b w:val="0"/>
          <w:bCs/>
        </w:rPr>
        <w:t xml:space="preserve"> For eleven of the </w:t>
      </w:r>
      <w:r w:rsidR="00E32AF0">
        <w:rPr>
          <w:rStyle w:val="Strong"/>
          <w:b w:val="0"/>
          <w:bCs/>
        </w:rPr>
        <w:t>thirteen</w:t>
      </w:r>
      <w:r w:rsidR="002D2807">
        <w:rPr>
          <w:rStyle w:val="Strong"/>
          <w:b w:val="0"/>
          <w:bCs/>
        </w:rPr>
        <w:t xml:space="preserve"> metrics</w:t>
      </w:r>
      <w:r w:rsidR="00027F86">
        <w:rPr>
          <w:rStyle w:val="Strong"/>
          <w:b w:val="0"/>
          <w:bCs/>
        </w:rPr>
        <w:t>,</w:t>
      </w:r>
      <w:r w:rsidR="002D2807">
        <w:rPr>
          <w:rStyle w:val="Strong"/>
          <w:b w:val="0"/>
          <w:bCs/>
        </w:rPr>
        <w:t xml:space="preserve"> the University </w:t>
      </w:r>
      <w:r w:rsidR="00291ED6">
        <w:rPr>
          <w:rStyle w:val="Strong"/>
          <w:b w:val="0"/>
          <w:bCs/>
        </w:rPr>
        <w:t>o</w:t>
      </w:r>
      <w:r w:rsidR="002D2807">
        <w:rPr>
          <w:rStyle w:val="Strong"/>
          <w:b w:val="0"/>
          <w:bCs/>
        </w:rPr>
        <w:t>f Newcastle</w:t>
      </w:r>
      <w:r w:rsidR="00E32AF0">
        <w:rPr>
          <w:rStyle w:val="Strong"/>
          <w:b w:val="0"/>
          <w:bCs/>
        </w:rPr>
        <w:t xml:space="preserve"> </w:t>
      </w:r>
      <w:r w:rsidR="00194C9A">
        <w:rPr>
          <w:rStyle w:val="Strong"/>
          <w:b w:val="0"/>
          <w:bCs/>
        </w:rPr>
        <w:t>is in</w:t>
      </w:r>
      <w:r w:rsidR="00690254">
        <w:rPr>
          <w:rStyle w:val="Strong"/>
          <w:b w:val="0"/>
          <w:bCs/>
        </w:rPr>
        <w:t xml:space="preserve"> the top quartile</w:t>
      </w:r>
      <w:r w:rsidR="007E3164">
        <w:rPr>
          <w:rStyle w:val="Strong"/>
          <w:b w:val="0"/>
          <w:bCs/>
          <w:color w:val="000000" w:themeColor="text1"/>
        </w:rPr>
        <w:t>. As noted above</w:t>
      </w:r>
      <w:r w:rsidR="00506AAA">
        <w:rPr>
          <w:rStyle w:val="Strong"/>
          <w:b w:val="0"/>
          <w:bCs/>
          <w:color w:val="000000" w:themeColor="text1"/>
        </w:rPr>
        <w:t>,</w:t>
      </w:r>
      <w:r w:rsidR="007E3164">
        <w:rPr>
          <w:rStyle w:val="Strong"/>
          <w:b w:val="0"/>
          <w:bCs/>
          <w:color w:val="000000" w:themeColor="text1"/>
        </w:rPr>
        <w:t xml:space="preserve"> the major anomalies on this plot are the </w:t>
      </w:r>
      <w:r w:rsidR="002F3B59">
        <w:rPr>
          <w:rStyle w:val="Strong"/>
          <w:b w:val="0"/>
          <w:bCs/>
          <w:color w:val="000000" w:themeColor="text1"/>
        </w:rPr>
        <w:t>Teaching and Research reputation scores</w:t>
      </w:r>
      <w:r w:rsidR="007D3F83">
        <w:rPr>
          <w:rStyle w:val="Strong"/>
          <w:b w:val="0"/>
          <w:bCs/>
          <w:color w:val="000000" w:themeColor="text1"/>
        </w:rPr>
        <w:t xml:space="preserve">. Although the University of Newcastle performs above the </w:t>
      </w:r>
      <w:r w:rsidR="00A30BED">
        <w:rPr>
          <w:rStyle w:val="Strong"/>
          <w:b w:val="0"/>
          <w:bCs/>
          <w:color w:val="000000" w:themeColor="text1"/>
        </w:rPr>
        <w:t>w</w:t>
      </w:r>
      <w:r w:rsidR="007D3F83">
        <w:rPr>
          <w:rStyle w:val="Strong"/>
          <w:b w:val="0"/>
          <w:bCs/>
          <w:color w:val="000000" w:themeColor="text1"/>
        </w:rPr>
        <w:t>orldwide median</w:t>
      </w:r>
      <w:r w:rsidR="000030C9">
        <w:rPr>
          <w:rStyle w:val="Strong"/>
          <w:b w:val="0"/>
          <w:bCs/>
          <w:color w:val="000000" w:themeColor="text1"/>
        </w:rPr>
        <w:t>,</w:t>
      </w:r>
      <w:r w:rsidR="00F565EA">
        <w:rPr>
          <w:rStyle w:val="Strong"/>
          <w:b w:val="0"/>
          <w:bCs/>
          <w:color w:val="000000" w:themeColor="text1"/>
        </w:rPr>
        <w:t xml:space="preserve"> </w:t>
      </w:r>
      <w:r w:rsidR="00C023A5">
        <w:rPr>
          <w:rStyle w:val="Strong"/>
          <w:b w:val="0"/>
          <w:bCs/>
          <w:color w:val="000000" w:themeColor="text1"/>
        </w:rPr>
        <w:t>the median score is</w:t>
      </w:r>
      <w:r w:rsidR="000030C9">
        <w:rPr>
          <w:rStyle w:val="Strong"/>
          <w:b w:val="0"/>
          <w:bCs/>
          <w:color w:val="000000" w:themeColor="text1"/>
        </w:rPr>
        <w:t xml:space="preserve"> exceptionally </w:t>
      </w:r>
      <w:r w:rsidR="00310082">
        <w:rPr>
          <w:rStyle w:val="Strong"/>
          <w:b w:val="0"/>
          <w:bCs/>
          <w:color w:val="000000" w:themeColor="text1"/>
        </w:rPr>
        <w:t>low, meaning that many Universities</w:t>
      </w:r>
      <w:r w:rsidR="00967F55">
        <w:rPr>
          <w:rStyle w:val="Strong"/>
          <w:b w:val="0"/>
          <w:bCs/>
          <w:color w:val="000000" w:themeColor="text1"/>
        </w:rPr>
        <w:t xml:space="preserve"> </w:t>
      </w:r>
      <w:r w:rsidR="00310082">
        <w:rPr>
          <w:rStyle w:val="Strong"/>
          <w:b w:val="0"/>
          <w:bCs/>
          <w:color w:val="000000" w:themeColor="text1"/>
        </w:rPr>
        <w:t>receive</w:t>
      </w:r>
      <w:r w:rsidR="000C1085">
        <w:rPr>
          <w:rStyle w:val="Strong"/>
          <w:b w:val="0"/>
          <w:bCs/>
          <w:color w:val="000000" w:themeColor="text1"/>
        </w:rPr>
        <w:t xml:space="preserve"> a</w:t>
      </w:r>
      <w:r w:rsidR="00310082">
        <w:rPr>
          <w:rStyle w:val="Strong"/>
          <w:b w:val="0"/>
          <w:bCs/>
          <w:color w:val="000000" w:themeColor="text1"/>
        </w:rPr>
        <w:t xml:space="preserve"> </w:t>
      </w:r>
      <w:r w:rsidR="0074302A">
        <w:rPr>
          <w:rStyle w:val="Strong"/>
          <w:b w:val="0"/>
          <w:bCs/>
          <w:color w:val="000000" w:themeColor="text1"/>
        </w:rPr>
        <w:t>minimal</w:t>
      </w:r>
      <w:r w:rsidR="00967F55">
        <w:rPr>
          <w:rStyle w:val="Strong"/>
          <w:b w:val="0"/>
          <w:bCs/>
          <w:color w:val="000000" w:themeColor="text1"/>
        </w:rPr>
        <w:t xml:space="preserve"> score</w:t>
      </w:r>
      <w:r w:rsidR="00A1103A">
        <w:rPr>
          <w:rStyle w:val="Strong"/>
          <w:b w:val="0"/>
          <w:bCs/>
          <w:color w:val="000000" w:themeColor="text1"/>
        </w:rPr>
        <w:t>,</w:t>
      </w:r>
      <w:r w:rsidR="0074302A">
        <w:rPr>
          <w:rStyle w:val="Strong"/>
          <w:b w:val="0"/>
          <w:bCs/>
          <w:color w:val="000000" w:themeColor="text1"/>
        </w:rPr>
        <w:t xml:space="preserve"> or</w:t>
      </w:r>
      <w:r w:rsidR="00A1103A">
        <w:rPr>
          <w:rStyle w:val="Strong"/>
          <w:b w:val="0"/>
          <w:bCs/>
          <w:color w:val="000000" w:themeColor="text1"/>
        </w:rPr>
        <w:t xml:space="preserve"> score of</w:t>
      </w:r>
      <w:r w:rsidR="0074302A">
        <w:rPr>
          <w:rStyle w:val="Strong"/>
          <w:b w:val="0"/>
          <w:bCs/>
          <w:color w:val="000000" w:themeColor="text1"/>
        </w:rPr>
        <w:t xml:space="preserve"> zero</w:t>
      </w:r>
      <w:r w:rsidR="00310082">
        <w:rPr>
          <w:rStyle w:val="Strong"/>
          <w:b w:val="0"/>
          <w:bCs/>
          <w:color w:val="000000" w:themeColor="text1"/>
        </w:rPr>
        <w:t xml:space="preserve"> in this metric. The coloured points represent </w:t>
      </w:r>
      <w:r w:rsidR="00B501C4">
        <w:rPr>
          <w:rStyle w:val="Strong"/>
          <w:b w:val="0"/>
          <w:bCs/>
          <w:color w:val="000000" w:themeColor="text1"/>
        </w:rPr>
        <w:t>A</w:t>
      </w:r>
      <w:r w:rsidR="00F55961">
        <w:rPr>
          <w:rStyle w:val="Strong"/>
          <w:b w:val="0"/>
          <w:bCs/>
          <w:color w:val="000000" w:themeColor="text1"/>
        </w:rPr>
        <w:t>ustralian</w:t>
      </w:r>
      <w:r w:rsidR="00B501C4">
        <w:rPr>
          <w:rStyle w:val="Strong"/>
          <w:b w:val="0"/>
          <w:bCs/>
          <w:color w:val="000000" w:themeColor="text1"/>
        </w:rPr>
        <w:t xml:space="preserve"> </w:t>
      </w:r>
      <w:r w:rsidR="004C3FF6">
        <w:rPr>
          <w:rStyle w:val="Strong"/>
          <w:b w:val="0"/>
          <w:bCs/>
          <w:color w:val="000000" w:themeColor="text1"/>
        </w:rPr>
        <w:t>peers</w:t>
      </w:r>
      <w:r w:rsidR="00B501C4">
        <w:rPr>
          <w:rStyle w:val="Strong"/>
          <w:b w:val="0"/>
          <w:bCs/>
          <w:color w:val="000000" w:themeColor="text1"/>
        </w:rPr>
        <w:t xml:space="preserve"> </w:t>
      </w:r>
      <w:r w:rsidR="003A57AF">
        <w:rPr>
          <w:rStyle w:val="Strong"/>
          <w:b w:val="0"/>
          <w:bCs/>
          <w:color w:val="000000" w:themeColor="text1"/>
        </w:rPr>
        <w:t xml:space="preserve">with a range of universities </w:t>
      </w:r>
      <w:r w:rsidR="00F34E97">
        <w:rPr>
          <w:rStyle w:val="Strong"/>
          <w:b w:val="0"/>
          <w:bCs/>
          <w:color w:val="000000" w:themeColor="text1"/>
        </w:rPr>
        <w:t>scoring</w:t>
      </w:r>
      <w:r w:rsidR="002F3776">
        <w:rPr>
          <w:rStyle w:val="Strong"/>
          <w:b w:val="0"/>
          <w:bCs/>
          <w:color w:val="000000" w:themeColor="text1"/>
        </w:rPr>
        <w:t xml:space="preserve"> well</w:t>
      </w:r>
      <w:r w:rsidR="00890BD2">
        <w:rPr>
          <w:rStyle w:val="Strong"/>
          <w:b w:val="0"/>
          <w:bCs/>
          <w:color w:val="000000" w:themeColor="text1"/>
        </w:rPr>
        <w:t xml:space="preserve"> (</w:t>
      </w:r>
      <w:r w:rsidR="005A0C83">
        <w:rPr>
          <w:rStyle w:val="Strong"/>
          <w:b w:val="0"/>
          <w:bCs/>
          <w:color w:val="000000" w:themeColor="text1"/>
        </w:rPr>
        <w:t>e.g.,</w:t>
      </w:r>
      <w:r w:rsidR="00890BD2">
        <w:rPr>
          <w:rStyle w:val="Strong"/>
          <w:b w:val="0"/>
          <w:bCs/>
          <w:color w:val="000000" w:themeColor="text1"/>
        </w:rPr>
        <w:t xml:space="preserve"> </w:t>
      </w:r>
      <w:r w:rsidR="00E058D8">
        <w:rPr>
          <w:rStyle w:val="Strong"/>
          <w:b w:val="0"/>
          <w:bCs/>
          <w:color w:val="000000" w:themeColor="text1"/>
        </w:rPr>
        <w:t>The University of Adelaide scores 25.4 in</w:t>
      </w:r>
      <w:r w:rsidR="0099220D">
        <w:rPr>
          <w:rStyle w:val="Strong"/>
          <w:b w:val="0"/>
          <w:bCs/>
          <w:color w:val="000000" w:themeColor="text1"/>
        </w:rPr>
        <w:t xml:space="preserve"> Teaching Reputation versus 7.6 for Newcastle</w:t>
      </w:r>
      <w:r w:rsidR="00890BD2">
        <w:rPr>
          <w:rStyle w:val="Strong"/>
          <w:b w:val="0"/>
          <w:bCs/>
          <w:color w:val="000000" w:themeColor="text1"/>
        </w:rPr>
        <w:t>)</w:t>
      </w:r>
      <w:r w:rsidR="002F3776">
        <w:rPr>
          <w:rStyle w:val="Strong"/>
          <w:b w:val="0"/>
          <w:bCs/>
          <w:color w:val="000000" w:themeColor="text1"/>
        </w:rPr>
        <w:t xml:space="preserve">. </w:t>
      </w:r>
      <w:r w:rsidRPr="00694CBD" w:rsidR="00281482">
        <w:rPr>
          <w:rStyle w:val="Strong"/>
          <w:color w:val="000000" w:themeColor="text1"/>
        </w:rPr>
        <w:t xml:space="preserve">Small increases in </w:t>
      </w:r>
      <w:r w:rsidRPr="00694CBD" w:rsidR="00470BEB">
        <w:rPr>
          <w:rStyle w:val="Strong"/>
          <w:color w:val="000000" w:themeColor="text1"/>
        </w:rPr>
        <w:t>both the teaching and research</w:t>
      </w:r>
      <w:r w:rsidRPr="00694CBD" w:rsidR="001948D3">
        <w:rPr>
          <w:rStyle w:val="Strong"/>
          <w:color w:val="000000" w:themeColor="text1"/>
        </w:rPr>
        <w:t xml:space="preserve"> reputation scores would deliver a large impact</w:t>
      </w:r>
      <w:r w:rsidRPr="00694CBD" w:rsidR="00470BEB">
        <w:rPr>
          <w:rStyle w:val="Strong"/>
          <w:color w:val="000000" w:themeColor="text1"/>
        </w:rPr>
        <w:t xml:space="preserve"> on the overall ranking</w:t>
      </w:r>
      <w:r w:rsidRPr="00694CBD" w:rsidR="00D61860">
        <w:rPr>
          <w:rStyle w:val="Strong"/>
          <w:color w:val="000000" w:themeColor="text1"/>
        </w:rPr>
        <w:t xml:space="preserve">. </w:t>
      </w:r>
      <w:r w:rsidRPr="00694CBD" w:rsidR="001948D3">
        <w:rPr>
          <w:rStyle w:val="Strong"/>
          <w:color w:val="000000" w:themeColor="text1"/>
        </w:rPr>
        <w:t xml:space="preserve"> </w:t>
      </w:r>
    </w:p>
    <w:p w:rsidR="00C077A6" w:rsidP="00C077A6" w:rsidRDefault="00E9261C" w14:paraId="107A2EC3" w14:textId="77777777">
      <w:pPr>
        <w:keepNext/>
        <w:spacing w:before="0" w:after="0"/>
        <w:jc w:val="both"/>
      </w:pPr>
      <w:r>
        <w:rPr>
          <w:bCs/>
          <w:i/>
          <w:iCs/>
          <w:noProof/>
        </w:rPr>
        <w:drawing>
          <wp:inline distT="0" distB="0" distL="0" distR="0" wp14:anchorId="14C8E2F2" wp14:editId="1FB56EF9">
            <wp:extent cx="6123305" cy="309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3305" cy="3098800"/>
                    </a:xfrm>
                    <a:prstGeom prst="rect">
                      <a:avLst/>
                    </a:prstGeom>
                  </pic:spPr>
                </pic:pic>
              </a:graphicData>
            </a:graphic>
          </wp:inline>
        </w:drawing>
      </w:r>
    </w:p>
    <w:p w:rsidR="007C48CF" w:rsidP="00716805" w:rsidRDefault="00C077A6" w14:paraId="4C8C9297" w14:textId="160CF199">
      <w:pPr>
        <w:pStyle w:val="Caption"/>
        <w:jc w:val="both"/>
        <w:rPr>
          <w:rStyle w:val="Strong"/>
          <w:b w:val="0"/>
          <w:bCs/>
          <w:i w:val="0"/>
          <w:iCs w:val="0"/>
        </w:rPr>
      </w:pPr>
      <w:r w:rsidRPr="00C64AF7">
        <w:rPr>
          <w:b/>
          <w:bCs/>
        </w:rPr>
        <w:t xml:space="preserve">Figure </w:t>
      </w:r>
      <w:r w:rsidRPr="00C64AF7">
        <w:rPr>
          <w:b/>
          <w:bCs/>
        </w:rPr>
        <w:fldChar w:fldCharType="begin"/>
      </w:r>
      <w:r w:rsidRPr="00C64AF7">
        <w:rPr>
          <w:b/>
          <w:bCs/>
        </w:rPr>
        <w:instrText xml:space="preserve"> SEQ Figure \* ARABIC </w:instrText>
      </w:r>
      <w:r w:rsidRPr="00C64AF7">
        <w:rPr>
          <w:b/>
          <w:bCs/>
        </w:rPr>
        <w:fldChar w:fldCharType="separate"/>
      </w:r>
      <w:r w:rsidRPr="00C64AF7" w:rsidR="001712ED">
        <w:rPr>
          <w:b/>
          <w:bCs/>
          <w:noProof/>
        </w:rPr>
        <w:t>5</w:t>
      </w:r>
      <w:r w:rsidRPr="00C64AF7">
        <w:rPr>
          <w:b/>
          <w:bCs/>
        </w:rPr>
        <w:fldChar w:fldCharType="end"/>
      </w:r>
      <w:r w:rsidRPr="00C64AF7">
        <w:rPr>
          <w:b/>
          <w:bCs/>
        </w:rPr>
        <w:t>:</w:t>
      </w:r>
      <w:r>
        <w:t xml:space="preserve"> </w:t>
      </w:r>
      <w:r w:rsidR="006B3259">
        <w:t>Metric scores for 2023</w:t>
      </w:r>
      <w:r w:rsidR="00735F2F">
        <w:t xml:space="preserve"> for selected University peers. The University of Newcastle is shown by the black circles. </w:t>
      </w:r>
    </w:p>
    <w:p w:rsidRPr="00470BEB" w:rsidR="00470BEB" w:rsidP="00470BEB" w:rsidRDefault="00470BEB" w14:paraId="6B5627AB" w14:textId="4C1F27AA">
      <w:pPr>
        <w:pBdr>
          <w:top w:val="single" w:color="auto" w:sz="4" w:space="1"/>
          <w:left w:val="single" w:color="auto" w:sz="4" w:space="4"/>
          <w:bottom w:val="single" w:color="auto" w:sz="4" w:space="1"/>
          <w:right w:val="single" w:color="auto" w:sz="4" w:space="4"/>
        </w:pBdr>
        <w:jc w:val="both"/>
        <w:rPr>
          <w:b/>
          <w:bCs/>
          <w:i/>
          <w:iCs/>
        </w:rPr>
      </w:pPr>
      <w:r w:rsidRPr="004D7864">
        <w:rPr>
          <w:b/>
          <w:bCs/>
          <w:i/>
          <w:iCs/>
        </w:rPr>
        <w:lastRenderedPageBreak/>
        <w:t xml:space="preserve">Recommendation </w:t>
      </w:r>
      <w:r>
        <w:rPr>
          <w:b/>
          <w:bCs/>
          <w:i/>
          <w:iCs/>
        </w:rPr>
        <w:t>2</w:t>
      </w:r>
      <w:r w:rsidRPr="004D7864">
        <w:rPr>
          <w:b/>
          <w:bCs/>
          <w:i/>
          <w:iCs/>
        </w:rPr>
        <w:t xml:space="preserve">: </w:t>
      </w:r>
      <w:r w:rsidR="00912DB2">
        <w:rPr>
          <w:b/>
          <w:bCs/>
          <w:i/>
          <w:iCs/>
        </w:rPr>
        <w:t xml:space="preserve">Undertake research to understand </w:t>
      </w:r>
      <w:r w:rsidR="00BB56B2">
        <w:rPr>
          <w:b/>
          <w:bCs/>
          <w:i/>
          <w:iCs/>
        </w:rPr>
        <w:t xml:space="preserve">the low scores across both teaching and research reputation </w:t>
      </w:r>
      <w:r w:rsidR="00AC2C56">
        <w:rPr>
          <w:b/>
          <w:bCs/>
          <w:i/>
          <w:iCs/>
        </w:rPr>
        <w:t>with</w:t>
      </w:r>
      <w:r w:rsidR="00BB56B2">
        <w:rPr>
          <w:b/>
          <w:bCs/>
          <w:i/>
          <w:iCs/>
        </w:rPr>
        <w:t xml:space="preserve"> </w:t>
      </w:r>
      <w:r w:rsidR="00984396">
        <w:rPr>
          <w:b/>
          <w:bCs/>
          <w:i/>
          <w:iCs/>
        </w:rPr>
        <w:t>an</w:t>
      </w:r>
      <w:r w:rsidR="00BB56B2">
        <w:rPr>
          <w:b/>
          <w:bCs/>
          <w:i/>
          <w:iCs/>
        </w:rPr>
        <w:t xml:space="preserve"> </w:t>
      </w:r>
      <w:r w:rsidR="00B2795B">
        <w:rPr>
          <w:b/>
          <w:bCs/>
          <w:i/>
          <w:iCs/>
        </w:rPr>
        <w:t xml:space="preserve">action </w:t>
      </w:r>
      <w:r w:rsidR="00A3094D">
        <w:rPr>
          <w:b/>
          <w:bCs/>
          <w:i/>
          <w:iCs/>
        </w:rPr>
        <w:t>plan</w:t>
      </w:r>
      <w:r w:rsidR="00EF5981">
        <w:rPr>
          <w:b/>
          <w:bCs/>
          <w:i/>
          <w:iCs/>
        </w:rPr>
        <w:t xml:space="preserve"> and</w:t>
      </w:r>
      <w:r w:rsidR="001A7CA8">
        <w:rPr>
          <w:b/>
          <w:bCs/>
          <w:i/>
          <w:iCs/>
        </w:rPr>
        <w:t xml:space="preserve"> related</w:t>
      </w:r>
      <w:r w:rsidR="00EF5981">
        <w:rPr>
          <w:b/>
          <w:bCs/>
          <w:i/>
          <w:iCs/>
        </w:rPr>
        <w:t xml:space="preserve"> rep</w:t>
      </w:r>
      <w:r w:rsidR="000A1588">
        <w:rPr>
          <w:b/>
          <w:bCs/>
          <w:i/>
          <w:iCs/>
        </w:rPr>
        <w:t>utation</w:t>
      </w:r>
      <w:r w:rsidR="00250EBB">
        <w:rPr>
          <w:b/>
          <w:bCs/>
          <w:i/>
          <w:iCs/>
        </w:rPr>
        <w:t xml:space="preserve"> improvement </w:t>
      </w:r>
      <w:r w:rsidR="00B2795B">
        <w:rPr>
          <w:b/>
          <w:bCs/>
          <w:i/>
          <w:iCs/>
        </w:rPr>
        <w:t>program to</w:t>
      </w:r>
      <w:r w:rsidR="00763B6D">
        <w:rPr>
          <w:b/>
          <w:bCs/>
          <w:i/>
          <w:iCs/>
        </w:rPr>
        <w:t xml:space="preserve"> </w:t>
      </w:r>
      <w:r w:rsidR="00DA7B7B">
        <w:rPr>
          <w:b/>
          <w:bCs/>
          <w:i/>
          <w:iCs/>
        </w:rPr>
        <w:t>drive growth</w:t>
      </w:r>
      <w:r w:rsidR="00D77DAB">
        <w:rPr>
          <w:b/>
          <w:bCs/>
          <w:i/>
          <w:iCs/>
        </w:rPr>
        <w:t>.</w:t>
      </w:r>
      <w:r w:rsidR="00DA7B7B">
        <w:rPr>
          <w:b/>
          <w:bCs/>
          <w:i/>
          <w:iCs/>
        </w:rPr>
        <w:t xml:space="preserve"> </w:t>
      </w:r>
    </w:p>
    <w:p w:rsidR="00316781" w:rsidP="006755E7" w:rsidRDefault="00316781" w14:paraId="7227A582" w14:textId="77777777">
      <w:pPr>
        <w:spacing w:before="0" w:after="0"/>
        <w:jc w:val="both"/>
        <w:rPr>
          <w:rStyle w:val="Strong"/>
        </w:rPr>
      </w:pPr>
    </w:p>
    <w:p w:rsidRPr="0034202B" w:rsidR="00B27445" w:rsidP="006755E7" w:rsidRDefault="00B27445" w14:paraId="5D782D6A" w14:textId="7A94A16F">
      <w:pPr>
        <w:spacing w:before="0" w:after="0"/>
        <w:jc w:val="both"/>
        <w:rPr>
          <w:rStyle w:val="Strong"/>
        </w:rPr>
      </w:pPr>
      <w:r w:rsidRPr="0034202B">
        <w:rPr>
          <w:rStyle w:val="Strong"/>
        </w:rPr>
        <w:t>Professor Jennifer Milam</w:t>
      </w:r>
    </w:p>
    <w:p w:rsidR="007116CC" w:rsidP="006755E7" w:rsidRDefault="00B27445" w14:paraId="54EE0B9A" w14:textId="6735DD54">
      <w:pPr>
        <w:autoSpaceDE/>
        <w:autoSpaceDN/>
        <w:adjustRightInd/>
        <w:spacing w:before="0" w:after="160" w:line="259" w:lineRule="auto"/>
        <w:jc w:val="both"/>
      </w:pPr>
      <w:r>
        <w:rPr>
          <w:rStyle w:val="Strong"/>
        </w:rPr>
        <w:t>Pro Vice-Chancellor Academic Excellence</w:t>
      </w:r>
      <w:r w:rsidDel="00B27445">
        <w:t xml:space="preserve"> </w:t>
      </w:r>
    </w:p>
    <w:p w:rsidRPr="00EE2309" w:rsidR="0012344F" w:rsidP="006755E7" w:rsidRDefault="0012344F" w14:paraId="5F2B5E16" w14:textId="77777777">
      <w:pPr>
        <w:pStyle w:val="Heading1"/>
        <w:jc w:val="both"/>
      </w:pPr>
      <w:r>
        <w:t>Document History</w:t>
      </w:r>
    </w:p>
    <w:tbl>
      <w:tblPr>
        <w:tblW w:w="9094" w:type="dxa"/>
        <w:tblInd w:w="118" w:type="dxa"/>
        <w:tblCellMar>
          <w:left w:w="0" w:type="dxa"/>
          <w:right w:w="0" w:type="dxa"/>
        </w:tblCellMar>
        <w:tblLook w:val="04A0" w:firstRow="1" w:lastRow="0" w:firstColumn="1" w:lastColumn="0" w:noHBand="0" w:noVBand="1"/>
      </w:tblPr>
      <w:tblGrid>
        <w:gridCol w:w="2322"/>
        <w:gridCol w:w="4449"/>
        <w:gridCol w:w="2323"/>
      </w:tblGrid>
      <w:tr w:rsidR="0012344F" w:rsidTr="00EB55F2" w14:paraId="3CC2D10C" w14:textId="77777777">
        <w:tc>
          <w:tcPr>
            <w:tcW w:w="2322"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hideMark/>
          </w:tcPr>
          <w:p w:rsidR="0012344F" w:rsidP="006755E7" w:rsidRDefault="0012344F" w14:paraId="1DC55E6A" w14:textId="77777777">
            <w:pPr>
              <w:spacing w:line="276" w:lineRule="auto"/>
              <w:jc w:val="both"/>
              <w:rPr>
                <w:rFonts w:cs="Times New Roman"/>
                <w:b/>
                <w:bCs/>
                <w:sz w:val="16"/>
                <w:szCs w:val="16"/>
              </w:rPr>
            </w:pPr>
            <w:r>
              <w:rPr>
                <w:b/>
                <w:bCs/>
                <w:sz w:val="16"/>
                <w:szCs w:val="16"/>
              </w:rPr>
              <w:t>Prepared by</w:t>
            </w:r>
          </w:p>
        </w:tc>
        <w:tc>
          <w:tcPr>
            <w:tcW w:w="4449" w:type="dxa"/>
            <w:tcBorders>
              <w:top w:val="single" w:color="auto" w:sz="8" w:space="0"/>
              <w:left w:val="nil"/>
              <w:bottom w:val="single" w:color="auto" w:sz="4" w:space="0"/>
              <w:right w:val="single" w:color="auto" w:sz="8" w:space="0"/>
            </w:tcBorders>
            <w:tcMar>
              <w:top w:w="0" w:type="dxa"/>
              <w:left w:w="108" w:type="dxa"/>
              <w:bottom w:w="0" w:type="dxa"/>
              <w:right w:w="108" w:type="dxa"/>
            </w:tcMar>
          </w:tcPr>
          <w:p w:rsidRPr="006152D5" w:rsidR="00772F80" w:rsidP="00D00D3D" w:rsidRDefault="006152D5" w14:paraId="37C3DBFB" w14:textId="11D92752">
            <w:pPr>
              <w:spacing w:line="276" w:lineRule="auto"/>
              <w:jc w:val="both"/>
              <w:rPr>
                <w:sz w:val="16"/>
                <w:szCs w:val="16"/>
              </w:rPr>
            </w:pPr>
            <w:r w:rsidRPr="006152D5">
              <w:rPr>
                <w:sz w:val="16"/>
                <w:szCs w:val="16"/>
              </w:rPr>
              <w:t>Dr Martin Bell</w:t>
            </w:r>
            <w:r w:rsidR="005C502A">
              <w:rPr>
                <w:sz w:val="16"/>
                <w:szCs w:val="16"/>
              </w:rPr>
              <w:t>, Data Scientist, Academic Excellence</w:t>
            </w:r>
          </w:p>
        </w:tc>
        <w:tc>
          <w:tcPr>
            <w:tcW w:w="2323" w:type="dxa"/>
            <w:tcBorders>
              <w:top w:val="single" w:color="auto" w:sz="8" w:space="0"/>
              <w:left w:val="nil"/>
              <w:bottom w:val="single" w:color="auto" w:sz="4" w:space="0"/>
              <w:right w:val="single" w:color="auto" w:sz="8" w:space="0"/>
            </w:tcBorders>
            <w:tcMar>
              <w:top w:w="0" w:type="dxa"/>
              <w:left w:w="108" w:type="dxa"/>
              <w:bottom w:w="0" w:type="dxa"/>
              <w:right w:w="108" w:type="dxa"/>
            </w:tcMar>
          </w:tcPr>
          <w:p w:rsidRPr="006152D5" w:rsidR="00895DCF" w:rsidP="006755E7" w:rsidRDefault="006152D5" w14:paraId="6FDAECFE" w14:textId="121A7977">
            <w:pPr>
              <w:spacing w:line="276" w:lineRule="auto"/>
              <w:jc w:val="both"/>
              <w:rPr>
                <w:sz w:val="16"/>
                <w:szCs w:val="16"/>
              </w:rPr>
            </w:pPr>
            <w:r w:rsidRPr="006152D5">
              <w:rPr>
                <w:sz w:val="16"/>
                <w:szCs w:val="16"/>
              </w:rPr>
              <w:t>18</w:t>
            </w:r>
            <w:r w:rsidRPr="006152D5" w:rsidR="008261C2">
              <w:rPr>
                <w:sz w:val="16"/>
                <w:szCs w:val="16"/>
              </w:rPr>
              <w:t xml:space="preserve"> </w:t>
            </w:r>
            <w:r w:rsidRPr="006152D5">
              <w:rPr>
                <w:sz w:val="16"/>
                <w:szCs w:val="16"/>
              </w:rPr>
              <w:t>October</w:t>
            </w:r>
            <w:r w:rsidRPr="006152D5" w:rsidR="008261C2">
              <w:rPr>
                <w:sz w:val="16"/>
                <w:szCs w:val="16"/>
              </w:rPr>
              <w:t xml:space="preserve"> 20</w:t>
            </w:r>
            <w:r w:rsidRPr="006152D5" w:rsidR="00663C83">
              <w:rPr>
                <w:sz w:val="16"/>
                <w:szCs w:val="16"/>
              </w:rPr>
              <w:t>2</w:t>
            </w:r>
            <w:r w:rsidRPr="006152D5">
              <w:rPr>
                <w:sz w:val="16"/>
                <w:szCs w:val="16"/>
              </w:rPr>
              <w:t>2</w:t>
            </w:r>
          </w:p>
        </w:tc>
      </w:tr>
      <w:tr w:rsidR="00EB55F2" w:rsidTr="00EB55F2" w14:paraId="6C35A5CE" w14:textId="77777777">
        <w:tc>
          <w:tcPr>
            <w:tcW w:w="2322" w:type="dxa"/>
            <w:tcBorders>
              <w:top w:val="nil"/>
              <w:left w:val="single" w:color="auto" w:sz="8" w:space="0"/>
              <w:bottom w:val="single" w:color="auto" w:sz="8" w:space="0"/>
              <w:right w:val="single" w:color="auto" w:sz="4" w:space="0"/>
            </w:tcBorders>
            <w:tcMar>
              <w:top w:w="0" w:type="dxa"/>
              <w:left w:w="108" w:type="dxa"/>
              <w:bottom w:w="0" w:type="dxa"/>
              <w:right w:w="108" w:type="dxa"/>
            </w:tcMar>
            <w:hideMark/>
          </w:tcPr>
          <w:p w:rsidR="00EB55F2" w:rsidP="006755E7" w:rsidRDefault="00EB55F2" w14:paraId="18DA8E1B" w14:textId="77777777">
            <w:pPr>
              <w:spacing w:line="276" w:lineRule="auto"/>
              <w:jc w:val="both"/>
              <w:rPr>
                <w:b/>
                <w:bCs/>
                <w:sz w:val="16"/>
                <w:szCs w:val="16"/>
              </w:rPr>
            </w:pPr>
            <w:r>
              <w:rPr>
                <w:b/>
                <w:bCs/>
                <w:sz w:val="16"/>
                <w:szCs w:val="16"/>
              </w:rPr>
              <w:t>Team members involved in preparation of the report</w:t>
            </w:r>
          </w:p>
        </w:tc>
        <w:tc>
          <w:tcPr>
            <w:tcW w:w="4449" w:type="dxa"/>
            <w:tcBorders>
              <w:top w:val="single" w:color="auto" w:sz="4" w:space="0"/>
              <w:left w:val="single" w:color="auto" w:sz="4" w:space="0"/>
              <w:bottom w:val="single" w:color="auto" w:sz="4" w:space="0"/>
              <w:right w:val="single" w:color="auto" w:sz="4" w:space="0"/>
            </w:tcBorders>
            <w:tcMar>
              <w:top w:w="0" w:type="dxa"/>
              <w:left w:w="108" w:type="dxa"/>
              <w:bottom w:w="0" w:type="dxa"/>
              <w:right w:w="108" w:type="dxa"/>
            </w:tcMar>
          </w:tcPr>
          <w:p w:rsidRPr="005C502A" w:rsidR="009A6CF1" w:rsidP="00D00D3D" w:rsidRDefault="009A6CF1" w14:paraId="138A65FF" w14:textId="34A0CFA2">
            <w:pPr>
              <w:spacing w:line="276" w:lineRule="auto"/>
              <w:jc w:val="both"/>
              <w:rPr>
                <w:sz w:val="16"/>
                <w:szCs w:val="16"/>
              </w:rPr>
            </w:pPr>
            <w:r w:rsidRPr="005C502A">
              <w:rPr>
                <w:sz w:val="16"/>
                <w:szCs w:val="16"/>
              </w:rPr>
              <w:t xml:space="preserve">Dr </w:t>
            </w:r>
            <w:proofErr w:type="spellStart"/>
            <w:r w:rsidRPr="005C502A">
              <w:rPr>
                <w:sz w:val="16"/>
                <w:szCs w:val="16"/>
              </w:rPr>
              <w:t>Yik</w:t>
            </w:r>
            <w:proofErr w:type="spellEnd"/>
            <w:r w:rsidRPr="005C502A">
              <w:rPr>
                <w:sz w:val="16"/>
                <w:szCs w:val="16"/>
              </w:rPr>
              <w:t xml:space="preserve"> Teo, Strategic Anal</w:t>
            </w:r>
            <w:r w:rsidRPr="005C502A" w:rsidR="00BE0980">
              <w:rPr>
                <w:sz w:val="16"/>
                <w:szCs w:val="16"/>
              </w:rPr>
              <w:t>y</w:t>
            </w:r>
            <w:r w:rsidRPr="005C502A" w:rsidR="000F4C3D">
              <w:rPr>
                <w:sz w:val="16"/>
                <w:szCs w:val="16"/>
              </w:rPr>
              <w:t>st, Academic Division</w:t>
            </w:r>
          </w:p>
        </w:tc>
        <w:tc>
          <w:tcPr>
            <w:tcW w:w="2323" w:type="dxa"/>
            <w:tcBorders>
              <w:top w:val="single" w:color="auto" w:sz="4" w:space="0"/>
              <w:left w:val="single" w:color="auto" w:sz="4" w:space="0"/>
              <w:bottom w:val="single" w:color="auto" w:sz="4" w:space="0"/>
              <w:right w:val="single" w:color="auto" w:sz="4" w:space="0"/>
            </w:tcBorders>
          </w:tcPr>
          <w:p w:rsidRPr="005C502A" w:rsidR="00EB55F2" w:rsidP="00BF4123" w:rsidRDefault="00A91F51" w14:paraId="746E5682" w14:textId="34A8DD78">
            <w:pPr>
              <w:spacing w:line="276" w:lineRule="auto"/>
              <w:jc w:val="both"/>
              <w:rPr>
                <w:sz w:val="16"/>
                <w:szCs w:val="16"/>
              </w:rPr>
            </w:pPr>
            <w:r w:rsidRPr="005C502A">
              <w:rPr>
                <w:sz w:val="16"/>
                <w:szCs w:val="16"/>
              </w:rPr>
              <w:t xml:space="preserve">   </w:t>
            </w:r>
            <w:r w:rsidRPr="005C502A" w:rsidR="005C502A">
              <w:rPr>
                <w:sz w:val="16"/>
                <w:szCs w:val="16"/>
              </w:rPr>
              <w:t>18</w:t>
            </w:r>
            <w:r w:rsidRPr="005C502A" w:rsidR="00025560">
              <w:rPr>
                <w:sz w:val="16"/>
                <w:szCs w:val="16"/>
              </w:rPr>
              <w:t xml:space="preserve"> </w:t>
            </w:r>
            <w:r w:rsidRPr="005C502A" w:rsidR="005C502A">
              <w:rPr>
                <w:sz w:val="16"/>
                <w:szCs w:val="16"/>
              </w:rPr>
              <w:t>October</w:t>
            </w:r>
            <w:r w:rsidRPr="005C502A" w:rsidR="00025560">
              <w:rPr>
                <w:sz w:val="16"/>
                <w:szCs w:val="16"/>
              </w:rPr>
              <w:t xml:space="preserve"> 202</w:t>
            </w:r>
            <w:r w:rsidR="00D96136">
              <w:rPr>
                <w:sz w:val="16"/>
                <w:szCs w:val="16"/>
              </w:rPr>
              <w:t>2</w:t>
            </w:r>
          </w:p>
          <w:p w:rsidRPr="005C502A" w:rsidR="00BE0980" w:rsidP="00BF4123" w:rsidRDefault="00BE0980" w14:paraId="3F77A65A" w14:textId="07034637">
            <w:pPr>
              <w:spacing w:line="276" w:lineRule="auto"/>
              <w:jc w:val="both"/>
              <w:rPr>
                <w:sz w:val="16"/>
                <w:szCs w:val="16"/>
              </w:rPr>
            </w:pPr>
          </w:p>
        </w:tc>
      </w:tr>
      <w:tr w:rsidR="0012344F" w:rsidTr="00EB55F2" w14:paraId="19E778B6" w14:textId="77777777">
        <w:tc>
          <w:tcPr>
            <w:tcW w:w="2322" w:type="dxa"/>
            <w:tcBorders>
              <w:top w:val="nil"/>
              <w:left w:val="single" w:color="auto" w:sz="8" w:space="0"/>
              <w:bottom w:val="single" w:color="auto" w:sz="8" w:space="0"/>
              <w:right w:val="single" w:color="auto" w:sz="8" w:space="0"/>
            </w:tcBorders>
            <w:tcMar>
              <w:top w:w="0" w:type="dxa"/>
              <w:left w:w="108" w:type="dxa"/>
              <w:bottom w:w="0" w:type="dxa"/>
              <w:right w:w="108" w:type="dxa"/>
            </w:tcMar>
            <w:hideMark/>
          </w:tcPr>
          <w:p w:rsidR="0012344F" w:rsidP="006755E7" w:rsidRDefault="0012344F" w14:paraId="6126CB3E" w14:textId="77777777">
            <w:pPr>
              <w:spacing w:line="276" w:lineRule="auto"/>
              <w:jc w:val="both"/>
              <w:rPr>
                <w:b/>
                <w:bCs/>
                <w:sz w:val="16"/>
                <w:szCs w:val="16"/>
              </w:rPr>
            </w:pPr>
            <w:r>
              <w:rPr>
                <w:b/>
                <w:bCs/>
                <w:sz w:val="16"/>
                <w:szCs w:val="16"/>
              </w:rPr>
              <w:t>Edited by</w:t>
            </w:r>
          </w:p>
        </w:tc>
        <w:tc>
          <w:tcPr>
            <w:tcW w:w="4449" w:type="dxa"/>
            <w:tcBorders>
              <w:top w:val="single" w:color="auto" w:sz="4" w:space="0"/>
              <w:left w:val="nil"/>
              <w:bottom w:val="single" w:color="auto" w:sz="8" w:space="0"/>
              <w:right w:val="single" w:color="auto" w:sz="8" w:space="0"/>
            </w:tcBorders>
            <w:tcMar>
              <w:top w:w="0" w:type="dxa"/>
              <w:left w:w="108" w:type="dxa"/>
              <w:bottom w:w="0" w:type="dxa"/>
              <w:right w:w="108" w:type="dxa"/>
            </w:tcMar>
          </w:tcPr>
          <w:p w:rsidRPr="005C502A" w:rsidR="00D00132" w:rsidP="00D00D3D" w:rsidRDefault="0024003A" w14:paraId="284FE9A9" w14:textId="52EC89CB">
            <w:pPr>
              <w:spacing w:line="276" w:lineRule="auto"/>
              <w:jc w:val="both"/>
              <w:rPr>
                <w:sz w:val="16"/>
                <w:szCs w:val="16"/>
              </w:rPr>
            </w:pPr>
            <w:r w:rsidRPr="005C502A">
              <w:rPr>
                <w:sz w:val="16"/>
                <w:szCs w:val="16"/>
              </w:rPr>
              <w:t>Jemma Bowman, Senior Project Officer, Academic Excellence</w:t>
            </w:r>
          </w:p>
        </w:tc>
        <w:tc>
          <w:tcPr>
            <w:tcW w:w="2323" w:type="dxa"/>
            <w:tcBorders>
              <w:top w:val="single" w:color="auto" w:sz="4" w:space="0"/>
              <w:left w:val="nil"/>
              <w:bottom w:val="single" w:color="auto" w:sz="8" w:space="0"/>
              <w:right w:val="single" w:color="auto" w:sz="8" w:space="0"/>
            </w:tcBorders>
            <w:tcMar>
              <w:top w:w="0" w:type="dxa"/>
              <w:left w:w="108" w:type="dxa"/>
              <w:bottom w:w="0" w:type="dxa"/>
              <w:right w:w="108" w:type="dxa"/>
            </w:tcMar>
          </w:tcPr>
          <w:p w:rsidRPr="00716805" w:rsidR="0012344F" w:rsidP="00BF4123" w:rsidRDefault="005C502A" w14:paraId="1CC3AD99" w14:textId="4D450183">
            <w:pPr>
              <w:spacing w:line="276" w:lineRule="auto"/>
              <w:jc w:val="both"/>
              <w:rPr>
                <w:sz w:val="16"/>
                <w:szCs w:val="16"/>
                <w:highlight w:val="yellow"/>
              </w:rPr>
            </w:pPr>
            <w:r w:rsidRPr="005C502A">
              <w:rPr>
                <w:sz w:val="16"/>
                <w:szCs w:val="16"/>
              </w:rPr>
              <w:t>18</w:t>
            </w:r>
            <w:r w:rsidRPr="005C502A" w:rsidR="0024003A">
              <w:rPr>
                <w:sz w:val="16"/>
                <w:szCs w:val="16"/>
              </w:rPr>
              <w:t xml:space="preserve"> </w:t>
            </w:r>
            <w:r w:rsidRPr="005C502A">
              <w:rPr>
                <w:sz w:val="16"/>
                <w:szCs w:val="16"/>
              </w:rPr>
              <w:t xml:space="preserve">October </w:t>
            </w:r>
            <w:r w:rsidRPr="005C502A" w:rsidR="0024003A">
              <w:rPr>
                <w:sz w:val="16"/>
                <w:szCs w:val="16"/>
              </w:rPr>
              <w:t>202</w:t>
            </w:r>
            <w:r w:rsidR="0094515D">
              <w:rPr>
                <w:sz w:val="16"/>
                <w:szCs w:val="16"/>
              </w:rPr>
              <w:t>2</w:t>
            </w:r>
          </w:p>
        </w:tc>
      </w:tr>
      <w:tr w:rsidR="0012344F" w:rsidTr="00FE6638" w14:paraId="227BD94E" w14:textId="77777777">
        <w:tc>
          <w:tcPr>
            <w:tcW w:w="2322" w:type="dxa"/>
            <w:tcBorders>
              <w:top w:val="nil"/>
              <w:left w:val="single" w:color="auto" w:sz="8" w:space="0"/>
              <w:bottom w:val="single" w:color="auto" w:sz="8" w:space="0"/>
              <w:right w:val="single" w:color="auto" w:sz="8" w:space="0"/>
            </w:tcBorders>
            <w:tcMar>
              <w:top w:w="0" w:type="dxa"/>
              <w:left w:w="108" w:type="dxa"/>
              <w:bottom w:w="0" w:type="dxa"/>
              <w:right w:w="108" w:type="dxa"/>
            </w:tcMar>
            <w:hideMark/>
          </w:tcPr>
          <w:p w:rsidR="0012344F" w:rsidP="006755E7" w:rsidRDefault="0012344F" w14:paraId="600EA573" w14:textId="77777777">
            <w:pPr>
              <w:spacing w:line="276" w:lineRule="auto"/>
              <w:jc w:val="both"/>
              <w:rPr>
                <w:b/>
                <w:bCs/>
                <w:sz w:val="16"/>
                <w:szCs w:val="16"/>
              </w:rPr>
            </w:pPr>
            <w:r>
              <w:rPr>
                <w:b/>
                <w:bCs/>
                <w:sz w:val="16"/>
                <w:szCs w:val="16"/>
              </w:rPr>
              <w:t>Reviewed by</w:t>
            </w:r>
          </w:p>
        </w:tc>
        <w:tc>
          <w:tcPr>
            <w:tcW w:w="4449" w:type="dxa"/>
            <w:tcBorders>
              <w:top w:val="nil"/>
              <w:left w:val="nil"/>
              <w:bottom w:val="single" w:color="auto" w:sz="8" w:space="0"/>
              <w:right w:val="single" w:color="auto" w:sz="8" w:space="0"/>
            </w:tcBorders>
            <w:tcMar>
              <w:top w:w="0" w:type="dxa"/>
              <w:left w:w="108" w:type="dxa"/>
              <w:bottom w:w="0" w:type="dxa"/>
              <w:right w:w="108" w:type="dxa"/>
            </w:tcMar>
          </w:tcPr>
          <w:p w:rsidRPr="00016207" w:rsidR="0012344F" w:rsidP="00D00D3D" w:rsidRDefault="00E04A10" w14:paraId="2CEE039F" w14:textId="5CCFE1FB">
            <w:pPr>
              <w:spacing w:line="276" w:lineRule="auto"/>
              <w:jc w:val="both"/>
              <w:rPr>
                <w:sz w:val="16"/>
                <w:szCs w:val="16"/>
              </w:rPr>
            </w:pPr>
            <w:r w:rsidRPr="00016207">
              <w:rPr>
                <w:sz w:val="16"/>
                <w:szCs w:val="16"/>
              </w:rPr>
              <w:t xml:space="preserve">Professor </w:t>
            </w:r>
            <w:r w:rsidRPr="00016207" w:rsidR="00F70C47">
              <w:rPr>
                <w:sz w:val="16"/>
                <w:szCs w:val="16"/>
              </w:rPr>
              <w:t>Jennifer Milam, PVC (Academic Excellence)</w:t>
            </w:r>
          </w:p>
        </w:tc>
        <w:tc>
          <w:tcPr>
            <w:tcW w:w="2323" w:type="dxa"/>
            <w:tcBorders>
              <w:top w:val="nil"/>
              <w:left w:val="nil"/>
              <w:bottom w:val="single" w:color="auto" w:sz="8" w:space="0"/>
              <w:right w:val="single" w:color="auto" w:sz="8" w:space="0"/>
            </w:tcBorders>
            <w:tcMar>
              <w:top w:w="0" w:type="dxa"/>
              <w:left w:w="108" w:type="dxa"/>
              <w:bottom w:w="0" w:type="dxa"/>
              <w:right w:w="108" w:type="dxa"/>
            </w:tcMar>
          </w:tcPr>
          <w:p w:rsidRPr="00016207" w:rsidR="0012344F" w:rsidP="00BF4123" w:rsidRDefault="00016207" w14:paraId="420DB23E" w14:textId="6B57CBEA">
            <w:pPr>
              <w:spacing w:line="276" w:lineRule="auto"/>
              <w:jc w:val="both"/>
              <w:rPr>
                <w:sz w:val="16"/>
                <w:szCs w:val="16"/>
              </w:rPr>
            </w:pPr>
            <w:r>
              <w:rPr>
                <w:sz w:val="16"/>
                <w:szCs w:val="16"/>
              </w:rPr>
              <w:t>19</w:t>
            </w:r>
            <w:r w:rsidRPr="00016207" w:rsidR="00A91F51">
              <w:rPr>
                <w:sz w:val="16"/>
                <w:szCs w:val="16"/>
              </w:rPr>
              <w:t xml:space="preserve"> </w:t>
            </w:r>
            <w:r>
              <w:rPr>
                <w:sz w:val="16"/>
                <w:szCs w:val="16"/>
              </w:rPr>
              <w:t>October</w:t>
            </w:r>
            <w:r w:rsidRPr="00016207" w:rsidR="00A91F51">
              <w:rPr>
                <w:sz w:val="16"/>
                <w:szCs w:val="16"/>
              </w:rPr>
              <w:t xml:space="preserve"> 202</w:t>
            </w:r>
            <w:r w:rsidR="00E35E40">
              <w:rPr>
                <w:sz w:val="16"/>
                <w:szCs w:val="16"/>
              </w:rPr>
              <w:t>2</w:t>
            </w:r>
          </w:p>
        </w:tc>
      </w:tr>
      <w:tr w:rsidR="0012344F" w:rsidTr="00FE6638" w14:paraId="114A07A6" w14:textId="77777777">
        <w:tc>
          <w:tcPr>
            <w:tcW w:w="2322" w:type="dxa"/>
            <w:tcBorders>
              <w:top w:val="nil"/>
              <w:left w:val="single" w:color="auto" w:sz="8" w:space="0"/>
              <w:bottom w:val="single" w:color="auto" w:sz="8" w:space="0"/>
              <w:right w:val="single" w:color="auto" w:sz="8" w:space="0"/>
            </w:tcBorders>
            <w:tcMar>
              <w:top w:w="0" w:type="dxa"/>
              <w:left w:w="108" w:type="dxa"/>
              <w:bottom w:w="0" w:type="dxa"/>
              <w:right w:w="108" w:type="dxa"/>
            </w:tcMar>
            <w:hideMark/>
          </w:tcPr>
          <w:p w:rsidR="0012344F" w:rsidP="006755E7" w:rsidRDefault="0012344F" w14:paraId="044C4494" w14:textId="77777777">
            <w:pPr>
              <w:spacing w:line="276" w:lineRule="auto"/>
              <w:jc w:val="both"/>
              <w:rPr>
                <w:b/>
                <w:bCs/>
                <w:sz w:val="16"/>
                <w:szCs w:val="16"/>
              </w:rPr>
            </w:pPr>
            <w:r>
              <w:rPr>
                <w:b/>
                <w:bCs/>
                <w:sz w:val="16"/>
                <w:szCs w:val="16"/>
              </w:rPr>
              <w:t>Approved for Council Track</w:t>
            </w:r>
          </w:p>
        </w:tc>
        <w:tc>
          <w:tcPr>
            <w:tcW w:w="4449" w:type="dxa"/>
            <w:tcBorders>
              <w:top w:val="nil"/>
              <w:left w:val="nil"/>
              <w:bottom w:val="single" w:color="auto" w:sz="8" w:space="0"/>
              <w:right w:val="single" w:color="auto" w:sz="8" w:space="0"/>
            </w:tcBorders>
            <w:tcMar>
              <w:top w:w="0" w:type="dxa"/>
              <w:left w:w="108" w:type="dxa"/>
              <w:bottom w:w="0" w:type="dxa"/>
              <w:right w:w="108" w:type="dxa"/>
            </w:tcMar>
            <w:hideMark/>
          </w:tcPr>
          <w:p w:rsidRPr="00716805" w:rsidR="0012344F" w:rsidP="00D00D3D" w:rsidRDefault="00663C83" w14:paraId="7CEFA0ED" w14:textId="42E9B924">
            <w:pPr>
              <w:spacing w:line="276" w:lineRule="auto"/>
              <w:jc w:val="both"/>
              <w:rPr>
                <w:sz w:val="16"/>
                <w:szCs w:val="16"/>
                <w:highlight w:val="yellow"/>
              </w:rPr>
            </w:pPr>
            <w:r w:rsidRPr="00694CBD">
              <w:rPr>
                <w:sz w:val="16"/>
                <w:szCs w:val="16"/>
              </w:rPr>
              <w:t xml:space="preserve">Professor Alex </w:t>
            </w:r>
            <w:proofErr w:type="spellStart"/>
            <w:r w:rsidRPr="00694CBD">
              <w:rPr>
                <w:sz w:val="16"/>
                <w:szCs w:val="16"/>
              </w:rPr>
              <w:t>Zelinsky</w:t>
            </w:r>
            <w:proofErr w:type="spellEnd"/>
            <w:r w:rsidRPr="00694CBD">
              <w:rPr>
                <w:sz w:val="16"/>
                <w:szCs w:val="16"/>
              </w:rPr>
              <w:t xml:space="preserve">, </w:t>
            </w:r>
            <w:proofErr w:type="gramStart"/>
            <w:r w:rsidRPr="00694CBD">
              <w:rPr>
                <w:sz w:val="16"/>
                <w:szCs w:val="16"/>
              </w:rPr>
              <w:t>Vice-Chancellor</w:t>
            </w:r>
            <w:proofErr w:type="gramEnd"/>
            <w:r w:rsidRPr="00694CBD">
              <w:rPr>
                <w:sz w:val="16"/>
                <w:szCs w:val="16"/>
              </w:rPr>
              <w:t xml:space="preserve"> and President</w:t>
            </w:r>
          </w:p>
        </w:tc>
        <w:tc>
          <w:tcPr>
            <w:tcW w:w="2323" w:type="dxa"/>
            <w:tcBorders>
              <w:top w:val="nil"/>
              <w:left w:val="nil"/>
              <w:bottom w:val="single" w:color="auto" w:sz="8" w:space="0"/>
              <w:right w:val="single" w:color="auto" w:sz="8" w:space="0"/>
            </w:tcBorders>
            <w:tcMar>
              <w:top w:w="0" w:type="dxa"/>
              <w:left w:w="108" w:type="dxa"/>
              <w:bottom w:w="0" w:type="dxa"/>
              <w:right w:w="108" w:type="dxa"/>
            </w:tcMar>
            <w:hideMark/>
          </w:tcPr>
          <w:p w:rsidRPr="00716805" w:rsidR="0012344F" w:rsidP="006755E7" w:rsidRDefault="0012344F" w14:paraId="0FFDA906" w14:textId="73DEF3C1">
            <w:pPr>
              <w:jc w:val="both"/>
              <w:rPr>
                <w:sz w:val="16"/>
                <w:szCs w:val="16"/>
                <w:highlight w:val="yellow"/>
              </w:rPr>
            </w:pPr>
          </w:p>
        </w:tc>
      </w:tr>
      <w:tr w:rsidR="15FEA203" w:rsidTr="15FEA203" w14:paraId="1E9FD0ED" w14:textId="77777777">
        <w:tc>
          <w:tcPr>
            <w:tcW w:w="2322" w:type="dxa"/>
            <w:tcBorders>
              <w:top w:val="nil"/>
              <w:left w:val="single" w:color="auto" w:sz="8" w:space="0"/>
              <w:bottom w:val="single" w:color="auto" w:sz="8" w:space="0"/>
              <w:right w:val="single" w:color="auto" w:sz="8" w:space="0"/>
            </w:tcBorders>
            <w:tcMar>
              <w:top w:w="0" w:type="dxa"/>
              <w:left w:w="108" w:type="dxa"/>
              <w:bottom w:w="0" w:type="dxa"/>
              <w:right w:w="108" w:type="dxa"/>
            </w:tcMar>
            <w:hideMark/>
          </w:tcPr>
          <w:p w:rsidR="6F4DBD42" w:rsidP="15FEA203" w:rsidRDefault="6F4DBD42" w14:paraId="4A4F9FCD" w14:textId="19427612">
            <w:pPr>
              <w:spacing w:line="276" w:lineRule="auto"/>
              <w:jc w:val="both"/>
              <w:rPr>
                <w:rFonts w:ascii="Calibri" w:hAnsi="Calibri" w:eastAsia="Calibri"/>
                <w:b/>
                <w:bCs/>
                <w:sz w:val="16"/>
                <w:szCs w:val="16"/>
              </w:rPr>
            </w:pPr>
            <w:r w:rsidRPr="15FEA203">
              <w:rPr>
                <w:rFonts w:ascii="Calibri" w:hAnsi="Calibri" w:eastAsia="Calibri"/>
                <w:b/>
                <w:bCs/>
                <w:sz w:val="16"/>
                <w:szCs w:val="16"/>
              </w:rPr>
              <w:t>Distributed to</w:t>
            </w:r>
          </w:p>
        </w:tc>
        <w:tc>
          <w:tcPr>
            <w:tcW w:w="4449" w:type="dxa"/>
            <w:tcBorders>
              <w:top w:val="nil"/>
              <w:left w:val="nil"/>
              <w:bottom w:val="single" w:color="auto" w:sz="8" w:space="0"/>
              <w:right w:val="single" w:color="auto" w:sz="8" w:space="0"/>
            </w:tcBorders>
            <w:tcMar>
              <w:top w:w="0" w:type="dxa"/>
              <w:left w:w="108" w:type="dxa"/>
              <w:bottom w:w="0" w:type="dxa"/>
              <w:right w:w="108" w:type="dxa"/>
            </w:tcMar>
            <w:hideMark/>
          </w:tcPr>
          <w:p w:rsidRPr="00716805" w:rsidR="6F4DBD42" w:rsidP="15FEA203" w:rsidRDefault="6F4DBD42" w14:paraId="345719CB" w14:textId="791CCE85">
            <w:pPr>
              <w:spacing w:line="276" w:lineRule="auto"/>
              <w:jc w:val="both"/>
              <w:rPr>
                <w:rFonts w:ascii="Calibri" w:hAnsi="Calibri" w:eastAsia="Calibri"/>
                <w:sz w:val="16"/>
                <w:szCs w:val="16"/>
                <w:highlight w:val="yellow"/>
              </w:rPr>
            </w:pPr>
            <w:r w:rsidRPr="00694CBD">
              <w:rPr>
                <w:rFonts w:ascii="Calibri" w:hAnsi="Calibri" w:eastAsia="Calibri"/>
                <w:sz w:val="16"/>
                <w:szCs w:val="16"/>
              </w:rPr>
              <w:t>Executive Committee</w:t>
            </w:r>
          </w:p>
        </w:tc>
        <w:tc>
          <w:tcPr>
            <w:tcW w:w="2323" w:type="dxa"/>
            <w:tcBorders>
              <w:top w:val="nil"/>
              <w:left w:val="nil"/>
              <w:bottom w:val="single" w:color="auto" w:sz="8" w:space="0"/>
              <w:right w:val="single" w:color="auto" w:sz="8" w:space="0"/>
            </w:tcBorders>
            <w:tcMar>
              <w:top w:w="0" w:type="dxa"/>
              <w:left w:w="108" w:type="dxa"/>
              <w:bottom w:w="0" w:type="dxa"/>
              <w:right w:w="108" w:type="dxa"/>
            </w:tcMar>
            <w:hideMark/>
          </w:tcPr>
          <w:p w:rsidRPr="00716805" w:rsidR="6F4DBD42" w:rsidP="15FEA203" w:rsidRDefault="6F4DBD42" w14:paraId="6F58A53F" w14:textId="4B3A2DC5">
            <w:pPr>
              <w:jc w:val="both"/>
              <w:rPr>
                <w:rFonts w:ascii="Calibri" w:hAnsi="Calibri" w:eastAsia="Calibri"/>
                <w:sz w:val="16"/>
                <w:szCs w:val="16"/>
                <w:highlight w:val="yellow"/>
              </w:rPr>
            </w:pPr>
          </w:p>
        </w:tc>
      </w:tr>
    </w:tbl>
    <w:p w:rsidR="0092661F" w:rsidP="006755E7" w:rsidRDefault="0092661F" w14:paraId="6014352F" w14:textId="1C33DC41">
      <w:pPr>
        <w:spacing w:before="9"/>
        <w:jc w:val="both"/>
        <w:rPr>
          <w:rFonts w:ascii="Arial" w:hAnsi="Arial" w:eastAsia="Arial"/>
          <w:b/>
          <w:bCs/>
          <w:sz w:val="20"/>
          <w:szCs w:val="20"/>
        </w:rPr>
      </w:pPr>
    </w:p>
    <w:p w:rsidR="0092661F" w:rsidP="001B5B61" w:rsidRDefault="00B27445" w14:paraId="76936BE3" w14:textId="77777777">
      <w:pPr>
        <w:pStyle w:val="Heading1"/>
        <w:jc w:val="both"/>
      </w:pPr>
      <w:r w:rsidRPr="00861258">
        <w:t>Appendices</w:t>
      </w:r>
    </w:p>
    <w:p w:rsidR="00790AB7" w:rsidP="001B5B61" w:rsidRDefault="00E1416B" w14:paraId="38CEC915" w14:textId="332E3330">
      <w:r>
        <w:t xml:space="preserve">Appendix A: </w:t>
      </w:r>
      <w:r w:rsidR="00790AB7">
        <w:t xml:space="preserve">THE </w:t>
      </w:r>
      <w:commentRangeStart w:id="33"/>
      <w:commentRangeStart w:id="34"/>
      <w:r w:rsidR="00790AB7">
        <w:t>methodology</w:t>
      </w:r>
      <w:commentRangeEnd w:id="33"/>
      <w:r w:rsidR="00D1729B">
        <w:rPr>
          <w:rStyle w:val="CommentReference"/>
        </w:rPr>
        <w:commentReference w:id="33"/>
      </w:r>
      <w:commentRangeEnd w:id="34"/>
      <w:r w:rsidR="00E92072">
        <w:rPr>
          <w:rStyle w:val="CommentReference"/>
        </w:rPr>
        <w:commentReference w:id="34"/>
      </w:r>
      <w:r w:rsidR="00790AB7">
        <w:t>.</w:t>
      </w:r>
    </w:p>
    <w:p w:rsidR="001B5B61" w:rsidP="001B5B61" w:rsidRDefault="00790AB7" w14:paraId="3A770A1B" w14:textId="1BC2E8E1">
      <w:r>
        <w:t xml:space="preserve">Appendix B: Time series of domestic Universities that have achieved significant rank change.  </w:t>
      </w:r>
    </w:p>
    <w:p w:rsidR="005C4A36" w:rsidP="005C4A36" w:rsidRDefault="005C4A36" w14:paraId="5E499BD2" w14:textId="77777777">
      <w:pPr>
        <w:jc w:val="both"/>
      </w:pPr>
      <w:r w:rsidRPr="00694CBD">
        <w:t>Appendix C:</w:t>
      </w:r>
      <w:r>
        <w:t xml:space="preserve"> List of peers in THE Datapoints. </w:t>
      </w:r>
    </w:p>
    <w:p w:rsidR="00E90950" w:rsidP="005C4A36" w:rsidRDefault="00E90950" w14:paraId="5D992CCE" w14:textId="48FCC60E">
      <w:pPr>
        <w:jc w:val="both"/>
      </w:pPr>
      <w:r>
        <w:t xml:space="preserve">Appendix D: </w:t>
      </w:r>
      <w:r w:rsidR="00F76C56">
        <w:t>Raw data for university peers</w:t>
      </w:r>
    </w:p>
    <w:p w:rsidR="00F76C56" w:rsidP="00F76C56" w:rsidRDefault="00F76C56" w14:paraId="69929034" w14:textId="77777777">
      <w:pPr>
        <w:jc w:val="both"/>
      </w:pPr>
      <w:r w:rsidRPr="00C97DF6">
        <w:t>Appendix E:</w:t>
      </w:r>
      <w:r>
        <w:t xml:space="preserve"> Year on year change in metric scores for all University peers. </w:t>
      </w:r>
    </w:p>
    <w:p w:rsidR="00F76C56" w:rsidP="005C4A36" w:rsidRDefault="00F76C56" w14:paraId="4F0D45CE" w14:textId="77777777">
      <w:pPr>
        <w:jc w:val="both"/>
      </w:pPr>
    </w:p>
    <w:p w:rsidRPr="00362797" w:rsidR="005C4A36" w:rsidP="005C4A36" w:rsidRDefault="005C4A36" w14:paraId="2CE48EF5" w14:textId="77777777">
      <w:pPr>
        <w:jc w:val="both"/>
      </w:pPr>
    </w:p>
    <w:p w:rsidR="005C4A36" w:rsidP="001B5B61" w:rsidRDefault="005C4A36" w14:paraId="6C884602" w14:textId="77777777"/>
    <w:p w:rsidR="001A3AB8" w:rsidP="001B5B61" w:rsidRDefault="001A3AB8" w14:paraId="23D971CC" w14:textId="67EF5A73"/>
    <w:p w:rsidR="00F574BF" w:rsidRDefault="00F574BF" w14:paraId="646DE895" w14:textId="0DA69B2C">
      <w:pPr>
        <w:autoSpaceDE/>
        <w:autoSpaceDN/>
        <w:adjustRightInd/>
        <w:spacing w:before="0" w:after="160" w:line="259" w:lineRule="auto"/>
      </w:pPr>
      <w:r>
        <w:br w:type="page"/>
      </w:r>
    </w:p>
    <w:p w:rsidR="001A3AB8" w:rsidP="001A3AB8" w:rsidRDefault="001A3AB8" w14:paraId="38BB5B5B" w14:textId="79DEA43C">
      <w:pPr>
        <w:spacing w:before="120" w:after="120"/>
        <w:jc w:val="both"/>
        <w:rPr>
          <w:rStyle w:val="Strong"/>
          <w:b w:val="0"/>
          <w:bCs/>
          <w:smallCaps/>
          <w:sz w:val="24"/>
          <w:szCs w:val="24"/>
        </w:rPr>
      </w:pPr>
      <w:r>
        <w:rPr>
          <w:rStyle w:val="Strong"/>
        </w:rPr>
        <w:lastRenderedPageBreak/>
        <w:t>Appendix A</w:t>
      </w:r>
      <w:r w:rsidR="00C94B15">
        <w:rPr>
          <w:rStyle w:val="Strong"/>
        </w:rPr>
        <w:t xml:space="preserve">: </w:t>
      </w:r>
      <w:r>
        <w:rPr>
          <w:rStyle w:val="Strong"/>
        </w:rPr>
        <w:t>Methodology</w:t>
      </w:r>
    </w:p>
    <w:p w:rsidR="001A3AB8" w:rsidP="001A3AB8" w:rsidRDefault="001A3AB8" w14:paraId="06AC859C" w14:textId="5A3E2934">
      <w:pPr>
        <w:spacing w:before="120" w:after="120"/>
        <w:jc w:val="both"/>
      </w:pPr>
      <w:r w:rsidRPr="007D60D6">
        <w:t xml:space="preserve">THE WUR uses 13 performance metrics to rank world universities. </w:t>
      </w:r>
      <w:r w:rsidRPr="007D60D6">
        <w:rPr>
          <w:b/>
        </w:rPr>
        <w:t xml:space="preserve">Table </w:t>
      </w:r>
      <w:r w:rsidR="00F57AAC">
        <w:rPr>
          <w:b/>
        </w:rPr>
        <w:t>2</w:t>
      </w:r>
      <w:r w:rsidRPr="007D60D6">
        <w:t xml:space="preserve"> </w:t>
      </w:r>
      <w:r w:rsidR="00F57AAC">
        <w:t xml:space="preserve">below </w:t>
      </w:r>
      <w:r w:rsidRPr="007D60D6">
        <w:t>provides a summary of the metrics and their corresponding weights.</w:t>
      </w:r>
      <w:r>
        <w:t xml:space="preserve"> </w:t>
      </w:r>
    </w:p>
    <w:p w:rsidRPr="00B63DE6" w:rsidR="001A3AB8" w:rsidP="001A3AB8" w:rsidRDefault="001A3AB8" w14:paraId="238E5318" w14:textId="368B035D">
      <w:pPr>
        <w:jc w:val="both"/>
        <w:rPr>
          <w:b/>
        </w:rPr>
      </w:pPr>
      <w:bookmarkStart w:name="_Hlk50041024" w:id="35"/>
      <w:r w:rsidRPr="00B63DE6">
        <w:rPr>
          <w:b/>
        </w:rPr>
        <w:t xml:space="preserve">Table </w:t>
      </w:r>
      <w:r w:rsidR="00F57AAC">
        <w:rPr>
          <w:b/>
        </w:rPr>
        <w:t>2</w:t>
      </w:r>
      <w:r w:rsidRPr="00B63DE6">
        <w:rPr>
          <w:b/>
        </w:rPr>
        <w:t xml:space="preserve">: THE WUR </w:t>
      </w:r>
      <w:commentRangeStart w:id="36"/>
      <w:commentRangeStart w:id="37"/>
      <w:r w:rsidRPr="00B63DE6">
        <w:rPr>
          <w:b/>
        </w:rPr>
        <w:t>indicators and weights</w:t>
      </w:r>
      <w:commentRangeEnd w:id="36"/>
      <w:r w:rsidRPr="00B63DE6">
        <w:rPr>
          <w:rStyle w:val="CommentReference"/>
          <w:sz w:val="22"/>
          <w:szCs w:val="22"/>
        </w:rPr>
        <w:commentReference w:id="36"/>
      </w:r>
      <w:commentRangeEnd w:id="37"/>
      <w:r w:rsidRPr="00B63DE6">
        <w:rPr>
          <w:rStyle w:val="CommentReference"/>
          <w:sz w:val="22"/>
          <w:szCs w:val="22"/>
        </w:rPr>
        <w:commentReference w:id="37"/>
      </w:r>
    </w:p>
    <w:bookmarkEnd w:id="35"/>
    <w:p w:rsidR="001A3AB8" w:rsidP="001A3AB8" w:rsidRDefault="001A3AB8" w14:paraId="465F560F" w14:textId="1E2BC3EF">
      <w:pPr>
        <w:ind w:right="287"/>
        <w:jc w:val="both"/>
        <w:rPr>
          <w:i/>
          <w:iCs/>
          <w:sz w:val="18"/>
          <w:szCs w:val="18"/>
        </w:rPr>
      </w:pPr>
      <w:r>
        <w:rPr>
          <w:i/>
          <w:iCs/>
          <w:noProof/>
          <w:sz w:val="18"/>
          <w:szCs w:val="18"/>
        </w:rPr>
        <w:drawing>
          <wp:inline distT="0" distB="0" distL="0" distR="0" wp14:anchorId="227B594B" wp14:editId="31B132E9">
            <wp:extent cx="5868183" cy="3912781"/>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rotWithShape="1">
                    <a:blip r:embed="rId23">
                      <a:extLst>
                        <a:ext uri="{28A0092B-C50C-407E-A947-70E740481C1C}">
                          <a14:useLocalDpi xmlns:a14="http://schemas.microsoft.com/office/drawing/2010/main" val="0"/>
                        </a:ext>
                      </a:extLst>
                    </a:blip>
                    <a:srcRect t="2125" b="3707"/>
                    <a:stretch/>
                  </pic:blipFill>
                  <pic:spPr bwMode="auto">
                    <a:xfrm>
                      <a:off x="0" y="0"/>
                      <a:ext cx="5985138" cy="3990764"/>
                    </a:xfrm>
                    <a:prstGeom prst="rect">
                      <a:avLst/>
                    </a:prstGeom>
                    <a:ln>
                      <a:noFill/>
                    </a:ln>
                    <a:extLst>
                      <a:ext uri="{53640926-AAD7-44D8-BBD7-CCE9431645EC}">
                        <a14:shadowObscured xmlns:a14="http://schemas.microsoft.com/office/drawing/2010/main"/>
                      </a:ext>
                    </a:extLst>
                  </pic:spPr>
                </pic:pic>
              </a:graphicData>
            </a:graphic>
          </wp:inline>
        </w:drawing>
      </w:r>
    </w:p>
    <w:p w:rsidRPr="00BC041D" w:rsidR="001A3AB8" w:rsidP="001A3AB8" w:rsidRDefault="001A3AB8" w14:paraId="5275647A" w14:textId="77777777">
      <w:pPr>
        <w:spacing w:before="0" w:after="0"/>
        <w:jc w:val="both"/>
      </w:pPr>
      <w:r w:rsidRPr="00BC041D">
        <w:t xml:space="preserve">To be ranked, THE asks institutions to provide institutional data that covers student, </w:t>
      </w:r>
      <w:proofErr w:type="gramStart"/>
      <w:r w:rsidRPr="00BC041D">
        <w:t>staff</w:t>
      </w:r>
      <w:proofErr w:type="gramEnd"/>
      <w:r w:rsidRPr="00BC041D">
        <w:t xml:space="preserve"> and income information. This contributes to 28.5% of the total weight. The rest of the data is sourced from Elsevier through:</w:t>
      </w:r>
    </w:p>
    <w:p w:rsidRPr="00B6102A" w:rsidR="001A3AB8" w:rsidP="001A3AB8" w:rsidRDefault="001A3AB8" w14:paraId="7C9C6CCA" w14:textId="77777777">
      <w:pPr>
        <w:pStyle w:val="ListParagraph"/>
        <w:numPr>
          <w:ilvl w:val="0"/>
          <w:numId w:val="23"/>
        </w:numPr>
        <w:spacing w:before="120" w:after="120"/>
        <w:ind w:left="284" w:hanging="284"/>
        <w:jc w:val="both"/>
      </w:pPr>
      <w:r w:rsidRPr="00B6102A">
        <w:t>The Academic Reputation Survey questionnaire that targets experienced, published scholars, who offer their views on excellence in research and teaching within their disciplines and at institutions with which they are familiar. Academics can vote for their own institution. This accounts for 15% (teaching) and 18% (research), a total of 33%.</w:t>
      </w:r>
    </w:p>
    <w:p w:rsidRPr="00B6102A" w:rsidR="001A3AB8" w:rsidP="001A3AB8" w:rsidRDefault="001A3AB8" w14:paraId="180684BC" w14:textId="77777777">
      <w:pPr>
        <w:pStyle w:val="ListParagraph"/>
        <w:numPr>
          <w:ilvl w:val="0"/>
          <w:numId w:val="23"/>
        </w:numPr>
        <w:spacing w:before="120" w:after="120"/>
        <w:ind w:left="284" w:hanging="284"/>
        <w:jc w:val="both"/>
      </w:pPr>
      <w:r w:rsidRPr="00B6102A">
        <w:t>Bibliometric data on research productivity, citations, and co-author publications. Publication types—articles, reviews, proceedings, books, and book chapters—are considered. A five-year publication window for papers and a six-year citation window is used to provide scores to institutions.</w:t>
      </w:r>
    </w:p>
    <w:p w:rsidRPr="00CE5586" w:rsidR="001A3AB8" w:rsidP="001A3AB8" w:rsidRDefault="001A3AB8" w14:paraId="4D1EE3CF" w14:textId="77777777">
      <w:pPr>
        <w:spacing w:before="0" w:after="0"/>
        <w:jc w:val="both"/>
      </w:pPr>
      <w:r w:rsidRPr="00CE5586">
        <w:t xml:space="preserve">The data received from institutions and Elsevier is analysed by THE using a standardisation approach to calculate scores for each metric. Using the weightings for Teaching (30%), Research (30%), Citations (30%), International Outlook (7.5%) and Industry Income (2.5%) overall scores for institutions are calculated. </w:t>
      </w:r>
    </w:p>
    <w:p w:rsidRPr="007660F9" w:rsidR="001A3AB8" w:rsidP="001A3AB8" w:rsidRDefault="001A3AB8" w14:paraId="351648ED" w14:textId="77777777">
      <w:pPr>
        <w:spacing w:before="0" w:after="0"/>
        <w:jc w:val="both"/>
        <w:rPr>
          <w:highlight w:val="yellow"/>
        </w:rPr>
      </w:pPr>
    </w:p>
    <w:p w:rsidR="001A3AB8" w:rsidP="001A3AB8" w:rsidRDefault="001A3AB8" w14:paraId="32F885F0" w14:textId="77777777">
      <w:pPr>
        <w:spacing w:before="0" w:after="0"/>
        <w:jc w:val="both"/>
      </w:pPr>
      <w:r w:rsidRPr="00CE5586">
        <w:t xml:space="preserve">THE awards an overall score and specific rank to the top 200 universities. Universities beneath the top 200 are given a ranking band within intervals of 50 for the next 200 universities (e.g., 201-250 or 351-400), intervals of 100 for universities between 400 and 600, intervals of 200 for universities between 600 and 1,200 and universities below 1,200 receives a rank of 1201+. All universities below the top 200 also get a score band. Using the percentage weightings for each broad indicator, the overall score was calculated to determine the estimated world and Australian rank for each university. </w:t>
      </w:r>
      <w:r w:rsidRPr="00CE5586">
        <w:rPr>
          <w:b/>
        </w:rPr>
        <w:t>Please note these derived scores and ranks are for internal use only</w:t>
      </w:r>
      <w:r w:rsidRPr="00CE5586">
        <w:t xml:space="preserve">. </w:t>
      </w:r>
    </w:p>
    <w:p w:rsidR="001A3AB8" w:rsidP="001A3AB8" w:rsidRDefault="001A3AB8" w14:paraId="033719DD" w14:textId="77777777">
      <w:pPr>
        <w:spacing w:before="0" w:after="0"/>
        <w:jc w:val="both"/>
      </w:pPr>
    </w:p>
    <w:p w:rsidRPr="00EA5EB3" w:rsidR="001A3AB8" w:rsidP="001A3AB8" w:rsidRDefault="001A3AB8" w14:paraId="73E7E64F" w14:textId="77777777">
      <w:pPr>
        <w:jc w:val="both"/>
        <w:rPr>
          <w:rStyle w:val="Strong"/>
          <w:b w:val="0"/>
        </w:rPr>
      </w:pPr>
      <w:r>
        <w:t xml:space="preserve">Note, THE have announced that the 2024 methodology will change slightly and some of the changes will impact how citations are counted and normalised. Early indications from THE show that Australian Universities will likely suffer a ranking decrease because of this change. </w:t>
      </w:r>
    </w:p>
    <w:p w:rsidRPr="001B5B61" w:rsidR="001B5B61" w:rsidP="001B5B61" w:rsidRDefault="001B5B61" w14:paraId="5909994E" w14:textId="3D770863">
      <w:pPr>
        <w:sectPr w:rsidRPr="001B5B61" w:rsidR="001B5B61" w:rsidSect="00FE6638">
          <w:footerReference w:type="default" r:id="rId24"/>
          <w:headerReference w:type="first" r:id="rId25"/>
          <w:footerReference w:type="first" r:id="rId26"/>
          <w:endnotePr>
            <w:numFmt w:val="decimal"/>
          </w:endnotePr>
          <w:pgSz w:w="11911" w:h="16832" w:code="9"/>
          <w:pgMar w:top="1134" w:right="1134" w:bottom="794" w:left="1134" w:header="680" w:footer="680" w:gutter="0"/>
          <w:cols w:space="720"/>
          <w:noEndnote/>
          <w:titlePg/>
          <w:docGrid w:linePitch="299"/>
        </w:sectPr>
      </w:pPr>
    </w:p>
    <w:p w:rsidR="001A1DB9" w:rsidP="006755E7" w:rsidRDefault="009B79B2" w14:paraId="088865A6" w14:textId="64DCE012">
      <w:pPr>
        <w:jc w:val="both"/>
      </w:pPr>
      <w:r w:rsidRPr="001B3BE7">
        <w:rPr>
          <w:b/>
          <w:bCs/>
        </w:rPr>
        <w:lastRenderedPageBreak/>
        <w:t xml:space="preserve">Appendix </w:t>
      </w:r>
      <w:r w:rsidR="00C94B15">
        <w:rPr>
          <w:b/>
          <w:bCs/>
        </w:rPr>
        <w:t>B</w:t>
      </w:r>
      <w:r w:rsidRPr="001B3BE7">
        <w:rPr>
          <w:b/>
          <w:bCs/>
        </w:rPr>
        <w:t>:</w:t>
      </w:r>
      <w:r>
        <w:t xml:space="preserve"> Time series of domestic Universities that have </w:t>
      </w:r>
      <w:r w:rsidR="00F57AAC">
        <w:t>achieved</w:t>
      </w:r>
      <w:r>
        <w:t xml:space="preserve"> significant rank change. </w:t>
      </w:r>
    </w:p>
    <w:tbl>
      <w:tblPr>
        <w:tblStyle w:val="TableGrid"/>
        <w:tblW w:w="0" w:type="auto"/>
        <w:tblLook w:val="04A0" w:firstRow="1" w:lastRow="0" w:firstColumn="1" w:lastColumn="0" w:noHBand="0" w:noVBand="1"/>
      </w:tblPr>
      <w:tblGrid>
        <w:gridCol w:w="4964"/>
        <w:gridCol w:w="4965"/>
        <w:gridCol w:w="4965"/>
      </w:tblGrid>
      <w:tr w:rsidR="00361314" w:rsidTr="00361314" w14:paraId="1341FC3E" w14:textId="77777777">
        <w:tc>
          <w:tcPr>
            <w:tcW w:w="4964" w:type="dxa"/>
          </w:tcPr>
          <w:p w:rsidR="00361314" w:rsidP="006755E7" w:rsidRDefault="00361314" w14:paraId="3B04D936" w14:textId="498A4348">
            <w:pPr>
              <w:jc w:val="both"/>
            </w:pPr>
            <w:r>
              <w:rPr>
                <w:noProof/>
              </w:rPr>
              <w:drawing>
                <wp:inline distT="0" distB="0" distL="0" distR="0" wp14:anchorId="5843EEB5" wp14:editId="41296F85">
                  <wp:extent cx="2809530" cy="1404765"/>
                  <wp:effectExtent l="0" t="0" r="0" b="508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67878" cy="1433939"/>
                          </a:xfrm>
                          <a:prstGeom prst="rect">
                            <a:avLst/>
                          </a:prstGeom>
                        </pic:spPr>
                      </pic:pic>
                    </a:graphicData>
                  </a:graphic>
                </wp:inline>
              </w:drawing>
            </w:r>
          </w:p>
        </w:tc>
        <w:tc>
          <w:tcPr>
            <w:tcW w:w="4965" w:type="dxa"/>
          </w:tcPr>
          <w:p w:rsidR="00361314" w:rsidP="006755E7" w:rsidRDefault="00361314" w14:paraId="440DC8DB" w14:textId="50DA8636">
            <w:pPr>
              <w:jc w:val="both"/>
            </w:pPr>
            <w:r>
              <w:rPr>
                <w:noProof/>
              </w:rPr>
              <w:drawing>
                <wp:inline distT="0" distB="0" distL="0" distR="0" wp14:anchorId="6A5BAC74" wp14:editId="59F3D6C6">
                  <wp:extent cx="2890072" cy="1445036"/>
                  <wp:effectExtent l="0" t="0" r="0" b="3175"/>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79465" cy="1489733"/>
                          </a:xfrm>
                          <a:prstGeom prst="rect">
                            <a:avLst/>
                          </a:prstGeom>
                        </pic:spPr>
                      </pic:pic>
                    </a:graphicData>
                  </a:graphic>
                </wp:inline>
              </w:drawing>
            </w:r>
          </w:p>
        </w:tc>
        <w:tc>
          <w:tcPr>
            <w:tcW w:w="4965" w:type="dxa"/>
          </w:tcPr>
          <w:p w:rsidR="00361314" w:rsidP="006755E7" w:rsidRDefault="00361314" w14:paraId="5FDF4409" w14:textId="2378D2D4">
            <w:pPr>
              <w:jc w:val="both"/>
            </w:pPr>
            <w:r>
              <w:rPr>
                <w:noProof/>
              </w:rPr>
              <w:drawing>
                <wp:inline distT="0" distB="0" distL="0" distR="0" wp14:anchorId="6D3CC470" wp14:editId="4F48EA15">
                  <wp:extent cx="2852169" cy="1426085"/>
                  <wp:effectExtent l="0" t="0" r="5715" b="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55566" cy="1477783"/>
                          </a:xfrm>
                          <a:prstGeom prst="rect">
                            <a:avLst/>
                          </a:prstGeom>
                        </pic:spPr>
                      </pic:pic>
                    </a:graphicData>
                  </a:graphic>
                </wp:inline>
              </w:drawing>
            </w:r>
          </w:p>
        </w:tc>
      </w:tr>
      <w:tr w:rsidR="00361314" w:rsidTr="00361314" w14:paraId="3BCB7E9D" w14:textId="77777777">
        <w:tc>
          <w:tcPr>
            <w:tcW w:w="4964" w:type="dxa"/>
          </w:tcPr>
          <w:p w:rsidR="00361314" w:rsidP="006755E7" w:rsidRDefault="00361314" w14:paraId="65768A5F" w14:textId="607BD6F1">
            <w:pPr>
              <w:jc w:val="both"/>
            </w:pPr>
            <w:r>
              <w:rPr>
                <w:noProof/>
              </w:rPr>
              <w:drawing>
                <wp:inline distT="0" distB="0" distL="0" distR="0" wp14:anchorId="09F1B3E5" wp14:editId="188F1197">
                  <wp:extent cx="2809240" cy="1404621"/>
                  <wp:effectExtent l="0" t="0" r="0" b="508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86382" cy="1443192"/>
                          </a:xfrm>
                          <a:prstGeom prst="rect">
                            <a:avLst/>
                          </a:prstGeom>
                        </pic:spPr>
                      </pic:pic>
                    </a:graphicData>
                  </a:graphic>
                </wp:inline>
              </w:drawing>
            </w:r>
          </w:p>
        </w:tc>
        <w:tc>
          <w:tcPr>
            <w:tcW w:w="4965" w:type="dxa"/>
          </w:tcPr>
          <w:p w:rsidR="00361314" w:rsidP="006755E7" w:rsidRDefault="00361314" w14:paraId="0FA75307" w14:textId="1186F442">
            <w:pPr>
              <w:jc w:val="both"/>
            </w:pPr>
            <w:r>
              <w:rPr>
                <w:noProof/>
              </w:rPr>
              <w:drawing>
                <wp:inline distT="0" distB="0" distL="0" distR="0" wp14:anchorId="01555070" wp14:editId="40FB7E9A">
                  <wp:extent cx="2889885" cy="1444942"/>
                  <wp:effectExtent l="0" t="0" r="571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71789" cy="1485894"/>
                          </a:xfrm>
                          <a:prstGeom prst="rect">
                            <a:avLst/>
                          </a:prstGeom>
                        </pic:spPr>
                      </pic:pic>
                    </a:graphicData>
                  </a:graphic>
                </wp:inline>
              </w:drawing>
            </w:r>
          </w:p>
        </w:tc>
        <w:tc>
          <w:tcPr>
            <w:tcW w:w="4965" w:type="dxa"/>
          </w:tcPr>
          <w:p w:rsidR="00361314" w:rsidP="006755E7" w:rsidRDefault="00361314" w14:paraId="2128F854" w14:textId="25B56990">
            <w:pPr>
              <w:jc w:val="both"/>
            </w:pPr>
            <w:r>
              <w:rPr>
                <w:noProof/>
              </w:rPr>
              <w:drawing>
                <wp:inline distT="0" distB="0" distL="0" distR="0" wp14:anchorId="3B9F9241" wp14:editId="73BA9264">
                  <wp:extent cx="2894185" cy="1447093"/>
                  <wp:effectExtent l="0" t="0" r="1905" b="1270"/>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08055" cy="1504028"/>
                          </a:xfrm>
                          <a:prstGeom prst="rect">
                            <a:avLst/>
                          </a:prstGeom>
                        </pic:spPr>
                      </pic:pic>
                    </a:graphicData>
                  </a:graphic>
                </wp:inline>
              </w:drawing>
            </w:r>
          </w:p>
        </w:tc>
      </w:tr>
      <w:tr w:rsidR="00361314" w:rsidTr="00361314" w14:paraId="388DE006" w14:textId="77777777">
        <w:tc>
          <w:tcPr>
            <w:tcW w:w="4964" w:type="dxa"/>
          </w:tcPr>
          <w:p w:rsidR="00361314" w:rsidP="006755E7" w:rsidRDefault="00361314" w14:paraId="08C52D8C" w14:textId="4961762F">
            <w:pPr>
              <w:jc w:val="both"/>
            </w:pPr>
            <w:r>
              <w:rPr>
                <w:noProof/>
              </w:rPr>
              <w:drawing>
                <wp:inline distT="0" distB="0" distL="0" distR="0" wp14:anchorId="3AFFB726" wp14:editId="7F2210FB">
                  <wp:extent cx="2813656" cy="1406828"/>
                  <wp:effectExtent l="0" t="0" r="6350" b="3175"/>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61196" cy="1430598"/>
                          </a:xfrm>
                          <a:prstGeom prst="rect">
                            <a:avLst/>
                          </a:prstGeom>
                        </pic:spPr>
                      </pic:pic>
                    </a:graphicData>
                  </a:graphic>
                </wp:inline>
              </w:drawing>
            </w:r>
          </w:p>
        </w:tc>
        <w:tc>
          <w:tcPr>
            <w:tcW w:w="4965" w:type="dxa"/>
          </w:tcPr>
          <w:p w:rsidR="00361314" w:rsidP="006755E7" w:rsidRDefault="00361314" w14:paraId="0F71058A" w14:textId="2EBA9661">
            <w:pPr>
              <w:jc w:val="both"/>
            </w:pPr>
            <w:r>
              <w:rPr>
                <w:noProof/>
              </w:rPr>
              <w:drawing>
                <wp:inline distT="0" distB="0" distL="0" distR="0" wp14:anchorId="4727D7DC" wp14:editId="5E90FDD8">
                  <wp:extent cx="2909024" cy="1454512"/>
                  <wp:effectExtent l="0" t="0" r="0" b="635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60899" cy="1480449"/>
                          </a:xfrm>
                          <a:prstGeom prst="rect">
                            <a:avLst/>
                          </a:prstGeom>
                        </pic:spPr>
                      </pic:pic>
                    </a:graphicData>
                  </a:graphic>
                </wp:inline>
              </w:drawing>
            </w:r>
          </w:p>
        </w:tc>
        <w:tc>
          <w:tcPr>
            <w:tcW w:w="4965" w:type="dxa"/>
          </w:tcPr>
          <w:p w:rsidR="00361314" w:rsidP="006755E7" w:rsidRDefault="00361314" w14:paraId="7DEE4304" w14:textId="123C62B1">
            <w:pPr>
              <w:jc w:val="both"/>
            </w:pPr>
            <w:r>
              <w:rPr>
                <w:noProof/>
              </w:rPr>
              <w:drawing>
                <wp:inline distT="0" distB="0" distL="0" distR="0" wp14:anchorId="31A2E72F" wp14:editId="1B2F95DD">
                  <wp:extent cx="2956401" cy="1478201"/>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66728" cy="1533365"/>
                          </a:xfrm>
                          <a:prstGeom prst="rect">
                            <a:avLst/>
                          </a:prstGeom>
                        </pic:spPr>
                      </pic:pic>
                    </a:graphicData>
                  </a:graphic>
                </wp:inline>
              </w:drawing>
            </w:r>
          </w:p>
        </w:tc>
      </w:tr>
    </w:tbl>
    <w:p w:rsidR="00E05C0E" w:rsidP="006755E7" w:rsidRDefault="00462F27" w14:paraId="24388636" w14:textId="2BC690C6">
      <w:pPr>
        <w:jc w:val="both"/>
      </w:pPr>
      <w:r>
        <w:rPr>
          <w:noProof/>
        </w:rPr>
        <w:drawing>
          <wp:anchor distT="0" distB="0" distL="114300" distR="114300" simplePos="0" relativeHeight="251658240" behindDoc="1" locked="0" layoutInCell="1" allowOverlap="1" wp14:anchorId="7BACC881" wp14:editId="796C837D">
            <wp:simplePos x="0" y="0"/>
            <wp:positionH relativeFrom="column">
              <wp:posOffset>0</wp:posOffset>
            </wp:positionH>
            <wp:positionV relativeFrom="paragraph">
              <wp:posOffset>51435</wp:posOffset>
            </wp:positionV>
            <wp:extent cx="1629410" cy="808990"/>
            <wp:effectExtent l="0" t="0" r="0" b="3810"/>
            <wp:wrapThrough wrapText="bothSides">
              <wp:wrapPolygon edited="0">
                <wp:start x="0" y="0"/>
                <wp:lineTo x="0" y="21363"/>
                <wp:lineTo x="21381" y="21363"/>
                <wp:lineTo x="21381" y="0"/>
                <wp:lineTo x="0" y="0"/>
              </wp:wrapPolygon>
            </wp:wrapThrough>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rotWithShape="1">
                    <a:blip r:embed="rId36">
                      <a:extLst>
                        <a:ext uri="{28A0092B-C50C-407E-A947-70E740481C1C}">
                          <a14:useLocalDpi xmlns:a14="http://schemas.microsoft.com/office/drawing/2010/main" val="0"/>
                        </a:ext>
                      </a:extLst>
                    </a:blip>
                    <a:srcRect l="79638" t="7380" r="832" b="60286"/>
                    <a:stretch/>
                  </pic:blipFill>
                  <pic:spPr bwMode="auto">
                    <a:xfrm>
                      <a:off x="0" y="0"/>
                      <a:ext cx="1629410" cy="808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37F42" w:rsidP="006755E7" w:rsidRDefault="00137F42" w14:paraId="5DA2DD5C" w14:textId="61ADB430">
      <w:pPr>
        <w:jc w:val="both"/>
      </w:pPr>
    </w:p>
    <w:tbl>
      <w:tblPr>
        <w:tblStyle w:val="TableGrid"/>
        <w:tblW w:w="0" w:type="auto"/>
        <w:tblLook w:val="04A0" w:firstRow="1" w:lastRow="0" w:firstColumn="1" w:lastColumn="0" w:noHBand="0" w:noVBand="1"/>
      </w:tblPr>
      <w:tblGrid>
        <w:gridCol w:w="4910"/>
        <w:gridCol w:w="4993"/>
        <w:gridCol w:w="4991"/>
      </w:tblGrid>
      <w:tr w:rsidR="0093791D" w:rsidTr="0093791D" w14:paraId="1211F0FA" w14:textId="77777777">
        <w:tc>
          <w:tcPr>
            <w:tcW w:w="5092" w:type="dxa"/>
          </w:tcPr>
          <w:p w:rsidR="0093791D" w:rsidP="006755E7" w:rsidRDefault="0093791D" w14:paraId="53908B32" w14:textId="1C89D6CE">
            <w:pPr>
              <w:jc w:val="both"/>
            </w:pPr>
            <w:r>
              <w:rPr>
                <w:noProof/>
              </w:rPr>
              <w:lastRenderedPageBreak/>
              <w:drawing>
                <wp:inline distT="0" distB="0" distL="0" distR="0" wp14:anchorId="6F026A62" wp14:editId="2013AE22">
                  <wp:extent cx="3050539" cy="15252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18546" cy="1559274"/>
                          </a:xfrm>
                          <a:prstGeom prst="rect">
                            <a:avLst/>
                          </a:prstGeom>
                        </pic:spPr>
                      </pic:pic>
                    </a:graphicData>
                  </a:graphic>
                </wp:inline>
              </w:drawing>
            </w:r>
          </w:p>
        </w:tc>
        <w:tc>
          <w:tcPr>
            <w:tcW w:w="4941" w:type="dxa"/>
          </w:tcPr>
          <w:p w:rsidR="0093791D" w:rsidP="006755E7" w:rsidRDefault="0093791D" w14:paraId="6B38E11E" w14:textId="6308F3BD">
            <w:pPr>
              <w:jc w:val="both"/>
            </w:pPr>
            <w:r>
              <w:rPr>
                <w:noProof/>
              </w:rPr>
              <w:drawing>
                <wp:inline distT="0" distB="0" distL="0" distR="0" wp14:anchorId="697B779E" wp14:editId="40A8E00F">
                  <wp:extent cx="3103275" cy="1551638"/>
                  <wp:effectExtent l="0" t="0" r="0" b="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35606" cy="1567803"/>
                          </a:xfrm>
                          <a:prstGeom prst="rect">
                            <a:avLst/>
                          </a:prstGeom>
                        </pic:spPr>
                      </pic:pic>
                    </a:graphicData>
                  </a:graphic>
                </wp:inline>
              </w:drawing>
            </w:r>
          </w:p>
        </w:tc>
        <w:tc>
          <w:tcPr>
            <w:tcW w:w="4861" w:type="dxa"/>
          </w:tcPr>
          <w:p w:rsidR="0093791D" w:rsidP="006755E7" w:rsidRDefault="0093791D" w14:paraId="00212195" w14:textId="4C836757">
            <w:pPr>
              <w:jc w:val="both"/>
            </w:pPr>
            <w:r>
              <w:rPr>
                <w:noProof/>
              </w:rPr>
              <w:drawing>
                <wp:inline distT="0" distB="0" distL="0" distR="0" wp14:anchorId="68206465" wp14:editId="0738A20E">
                  <wp:extent cx="3102609" cy="1551305"/>
                  <wp:effectExtent l="0" t="0" r="0" b="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53352" cy="1576677"/>
                          </a:xfrm>
                          <a:prstGeom prst="rect">
                            <a:avLst/>
                          </a:prstGeom>
                        </pic:spPr>
                      </pic:pic>
                    </a:graphicData>
                  </a:graphic>
                </wp:inline>
              </w:drawing>
            </w:r>
          </w:p>
        </w:tc>
      </w:tr>
    </w:tbl>
    <w:p w:rsidR="005C4A36" w:rsidP="006755E7" w:rsidRDefault="005C4A36" w14:paraId="6CDC9E86" w14:textId="53A170F7">
      <w:pPr>
        <w:jc w:val="both"/>
      </w:pPr>
      <w:r>
        <w:rPr>
          <w:noProof/>
        </w:rPr>
        <w:drawing>
          <wp:anchor distT="0" distB="0" distL="114300" distR="114300" simplePos="0" relativeHeight="251658242" behindDoc="1" locked="0" layoutInCell="1" allowOverlap="1" wp14:anchorId="0945548C" wp14:editId="7A303289">
            <wp:simplePos x="0" y="0"/>
            <wp:positionH relativeFrom="column">
              <wp:posOffset>28058</wp:posOffset>
            </wp:positionH>
            <wp:positionV relativeFrom="paragraph">
              <wp:posOffset>114241</wp:posOffset>
            </wp:positionV>
            <wp:extent cx="1629410" cy="808990"/>
            <wp:effectExtent l="0" t="0" r="0" b="3810"/>
            <wp:wrapThrough wrapText="bothSides">
              <wp:wrapPolygon edited="0">
                <wp:start x="0" y="0"/>
                <wp:lineTo x="0" y="21363"/>
                <wp:lineTo x="21381" y="21363"/>
                <wp:lineTo x="21381" y="0"/>
                <wp:lineTo x="0" y="0"/>
              </wp:wrapPolygon>
            </wp:wrapThrough>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rotWithShape="1">
                    <a:blip r:embed="rId36">
                      <a:extLst>
                        <a:ext uri="{28A0092B-C50C-407E-A947-70E740481C1C}">
                          <a14:useLocalDpi xmlns:a14="http://schemas.microsoft.com/office/drawing/2010/main" val="0"/>
                        </a:ext>
                      </a:extLst>
                    </a:blip>
                    <a:srcRect l="79638" t="7380" r="832" b="60286"/>
                    <a:stretch/>
                  </pic:blipFill>
                  <pic:spPr bwMode="auto">
                    <a:xfrm>
                      <a:off x="0" y="0"/>
                      <a:ext cx="1629410" cy="808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C4A36" w:rsidRDefault="005C4A36" w14:paraId="18EC9A2A" w14:textId="5D710388">
      <w:pPr>
        <w:autoSpaceDE/>
        <w:autoSpaceDN/>
        <w:adjustRightInd/>
        <w:spacing w:before="0" w:after="160" w:line="259" w:lineRule="auto"/>
      </w:pPr>
      <w:r>
        <w:br w:type="page"/>
      </w:r>
    </w:p>
    <w:p w:rsidR="0093791D" w:rsidP="006755E7" w:rsidRDefault="005C4A36" w14:paraId="43C4514F" w14:textId="0ED52A18">
      <w:pPr>
        <w:jc w:val="both"/>
      </w:pPr>
      <w:r w:rsidRPr="00694CBD">
        <w:rPr>
          <w:b/>
          <w:bCs/>
        </w:rPr>
        <w:lastRenderedPageBreak/>
        <w:t>Appendix C:</w:t>
      </w:r>
      <w:r>
        <w:t xml:space="preserve"> List of peers in THE Datapoints. </w:t>
      </w:r>
    </w:p>
    <w:tbl>
      <w:tblPr>
        <w:tblW w:w="3961" w:type="dxa"/>
        <w:tblBorders>
          <w:top w:val="single" w:color="auto" w:sz="6" w:space="0"/>
          <w:left w:val="single" w:color="auto" w:sz="6" w:space="0"/>
          <w:bottom w:val="single" w:color="auto" w:sz="6" w:space="0"/>
          <w:right w:val="single" w:color="auto" w:sz="6" w:space="0"/>
        </w:tblBorders>
        <w:tblCellMar>
          <w:top w:w="15" w:type="dxa"/>
          <w:left w:w="15" w:type="dxa"/>
          <w:bottom w:w="15" w:type="dxa"/>
          <w:right w:w="15" w:type="dxa"/>
        </w:tblCellMar>
        <w:tblLook w:val="04A0" w:firstRow="1" w:lastRow="0" w:firstColumn="1" w:lastColumn="0" w:noHBand="0" w:noVBand="1"/>
      </w:tblPr>
      <w:tblGrid>
        <w:gridCol w:w="3961"/>
      </w:tblGrid>
      <w:tr w:rsidRPr="009A057A" w:rsidR="00797A22" w:rsidTr="00C97DF6" w14:paraId="4F77D6AC" w14:textId="77777777">
        <w:trPr>
          <w:tblHeader/>
        </w:trPr>
        <w:tc>
          <w:tcPr>
            <w:tcW w:w="3961" w:type="dxa"/>
            <w:tcBorders>
              <w:top w:val="single" w:color="auto" w:sz="2" w:space="0"/>
              <w:bottom w:val="single" w:color="auto" w:sz="2" w:space="0"/>
              <w:right w:val="single" w:color="auto" w:sz="2" w:space="0"/>
            </w:tcBorders>
            <w:vAlign w:val="center"/>
            <w:hideMark/>
          </w:tcPr>
          <w:p w:rsidRPr="00694CBD" w:rsidR="00797A22" w:rsidP="009A057A" w:rsidRDefault="00797A22" w14:paraId="13DF54EE" w14:textId="145EBB65">
            <w:pPr>
              <w:pBdr>
                <w:top w:val="single" w:color="auto" w:sz="2" w:space="0"/>
                <w:left w:val="single" w:color="auto" w:sz="2" w:space="0"/>
                <w:bottom w:val="single" w:color="auto" w:sz="2" w:space="0"/>
                <w:right w:val="single" w:color="auto" w:sz="2" w:space="0"/>
              </w:pBdr>
              <w:autoSpaceDE/>
              <w:autoSpaceDN/>
              <w:adjustRightInd/>
              <w:spacing w:before="0" w:after="0"/>
              <w:rPr>
                <w:rFonts w:eastAsia="Times New Roman" w:cstheme="minorHAnsi"/>
                <w:b/>
                <w:bCs/>
                <w:color w:val="232323"/>
                <w:lang w:eastAsia="en-GB"/>
              </w:rPr>
            </w:pPr>
            <w:r w:rsidRPr="00694CBD">
              <w:rPr>
                <w:rFonts w:eastAsia="Times New Roman" w:cstheme="minorHAnsi"/>
                <w:b/>
                <w:bCs/>
                <w:color w:val="232323"/>
                <w:lang w:eastAsia="en-GB"/>
              </w:rPr>
              <w:t>Institution</w:t>
            </w:r>
          </w:p>
        </w:tc>
      </w:tr>
      <w:tr w:rsidRPr="009A057A" w:rsidR="00797A22" w:rsidTr="00C97DF6" w14:paraId="205FF5AB" w14:textId="77777777">
        <w:tc>
          <w:tcPr>
            <w:tcW w:w="3961" w:type="dxa"/>
            <w:tcBorders>
              <w:top w:val="single" w:color="auto" w:sz="6" w:space="0"/>
              <w:left w:val="single" w:color="auto" w:sz="6" w:space="0"/>
              <w:bottom w:val="single" w:color="auto" w:sz="6" w:space="0"/>
              <w:right w:val="single" w:color="auto" w:sz="6" w:space="0"/>
            </w:tcBorders>
            <w:vAlign w:val="center"/>
            <w:hideMark/>
          </w:tcPr>
          <w:p w:rsidRPr="00694CBD" w:rsidR="00797A22" w:rsidP="009A057A" w:rsidRDefault="00797A22" w14:paraId="43735C86" w14:textId="77777777">
            <w:pPr>
              <w:autoSpaceDE/>
              <w:autoSpaceDN/>
              <w:adjustRightInd/>
              <w:spacing w:before="0" w:after="0"/>
              <w:rPr>
                <w:rFonts w:eastAsia="Times New Roman" w:cstheme="minorHAnsi"/>
                <w:color w:val="232323"/>
                <w:lang w:eastAsia="en-GB"/>
              </w:rPr>
            </w:pPr>
            <w:r w:rsidRPr="00694CBD">
              <w:rPr>
                <w:rFonts w:eastAsia="Times New Roman" w:cstheme="minorHAnsi"/>
                <w:color w:val="232323"/>
                <w:lang w:eastAsia="en-GB"/>
              </w:rPr>
              <w:t>University of Newcastle</w:t>
            </w:r>
          </w:p>
        </w:tc>
      </w:tr>
      <w:tr w:rsidRPr="009A057A" w:rsidR="00797A22" w:rsidTr="00C97DF6" w14:paraId="6E42F616" w14:textId="77777777">
        <w:tc>
          <w:tcPr>
            <w:tcW w:w="3961" w:type="dxa"/>
            <w:tcBorders>
              <w:top w:val="single" w:color="auto" w:sz="6" w:space="0"/>
              <w:left w:val="single" w:color="auto" w:sz="6" w:space="0"/>
              <w:bottom w:val="single" w:color="auto" w:sz="6" w:space="0"/>
              <w:right w:val="single" w:color="auto" w:sz="6" w:space="0"/>
            </w:tcBorders>
            <w:vAlign w:val="center"/>
            <w:hideMark/>
          </w:tcPr>
          <w:p w:rsidRPr="00694CBD" w:rsidR="00797A22" w:rsidP="009A057A" w:rsidRDefault="00797A22" w14:paraId="1C60665B" w14:textId="77777777">
            <w:pPr>
              <w:autoSpaceDE/>
              <w:autoSpaceDN/>
              <w:adjustRightInd/>
              <w:spacing w:before="0" w:after="0"/>
              <w:rPr>
                <w:rFonts w:eastAsia="Times New Roman" w:cstheme="minorHAnsi"/>
                <w:color w:val="232323"/>
                <w:lang w:eastAsia="en-GB"/>
              </w:rPr>
            </w:pPr>
            <w:r w:rsidRPr="00694CBD">
              <w:rPr>
                <w:rFonts w:eastAsia="Times New Roman" w:cstheme="minorHAnsi"/>
                <w:color w:val="232323"/>
                <w:lang w:eastAsia="en-GB"/>
              </w:rPr>
              <w:t>RMIT University</w:t>
            </w:r>
          </w:p>
        </w:tc>
      </w:tr>
      <w:tr w:rsidRPr="009A057A" w:rsidR="00797A22" w:rsidTr="00C97DF6" w14:paraId="40577359" w14:textId="77777777">
        <w:tc>
          <w:tcPr>
            <w:tcW w:w="3961" w:type="dxa"/>
            <w:tcBorders>
              <w:top w:val="single" w:color="auto" w:sz="6" w:space="0"/>
              <w:left w:val="single" w:color="auto" w:sz="6" w:space="0"/>
              <w:bottom w:val="single" w:color="auto" w:sz="6" w:space="0"/>
              <w:right w:val="single" w:color="auto" w:sz="6" w:space="0"/>
            </w:tcBorders>
            <w:vAlign w:val="center"/>
            <w:hideMark/>
          </w:tcPr>
          <w:p w:rsidRPr="00694CBD" w:rsidR="00797A22" w:rsidP="009A057A" w:rsidRDefault="00797A22" w14:paraId="19E7AAA6" w14:textId="77777777">
            <w:pPr>
              <w:autoSpaceDE/>
              <w:autoSpaceDN/>
              <w:adjustRightInd/>
              <w:spacing w:before="0" w:after="0"/>
              <w:rPr>
                <w:rFonts w:eastAsia="Times New Roman" w:cstheme="minorHAnsi"/>
                <w:color w:val="232323"/>
                <w:lang w:eastAsia="en-GB"/>
              </w:rPr>
            </w:pPr>
            <w:r w:rsidRPr="00694CBD">
              <w:rPr>
                <w:rFonts w:eastAsia="Times New Roman" w:cstheme="minorHAnsi"/>
                <w:color w:val="232323"/>
                <w:lang w:eastAsia="en-GB"/>
              </w:rPr>
              <w:t>National University of Singapore</w:t>
            </w:r>
          </w:p>
        </w:tc>
      </w:tr>
      <w:tr w:rsidRPr="009A057A" w:rsidR="00797A22" w:rsidTr="00C97DF6" w14:paraId="12D3A641" w14:textId="77777777">
        <w:tc>
          <w:tcPr>
            <w:tcW w:w="3961" w:type="dxa"/>
            <w:tcBorders>
              <w:top w:val="single" w:color="auto" w:sz="6" w:space="0"/>
              <w:left w:val="single" w:color="auto" w:sz="6" w:space="0"/>
              <w:bottom w:val="single" w:color="auto" w:sz="6" w:space="0"/>
              <w:right w:val="single" w:color="auto" w:sz="6" w:space="0"/>
            </w:tcBorders>
            <w:vAlign w:val="center"/>
            <w:hideMark/>
          </w:tcPr>
          <w:p w:rsidRPr="00694CBD" w:rsidR="00797A22" w:rsidP="009A057A" w:rsidRDefault="00797A22" w14:paraId="75F0E9AE" w14:textId="77777777">
            <w:pPr>
              <w:autoSpaceDE/>
              <w:autoSpaceDN/>
              <w:adjustRightInd/>
              <w:spacing w:before="0" w:after="0"/>
              <w:rPr>
                <w:rFonts w:eastAsia="Times New Roman" w:cstheme="minorHAnsi"/>
                <w:color w:val="232323"/>
                <w:lang w:eastAsia="en-GB"/>
              </w:rPr>
            </w:pPr>
            <w:r w:rsidRPr="00694CBD">
              <w:rPr>
                <w:rFonts w:eastAsia="Times New Roman" w:cstheme="minorHAnsi"/>
                <w:color w:val="232323"/>
                <w:lang w:eastAsia="en-GB"/>
              </w:rPr>
              <w:t>La Trobe University</w:t>
            </w:r>
          </w:p>
        </w:tc>
      </w:tr>
      <w:tr w:rsidRPr="009A057A" w:rsidR="00797A22" w:rsidTr="00C97DF6" w14:paraId="4D8EADFC" w14:textId="77777777">
        <w:tc>
          <w:tcPr>
            <w:tcW w:w="3961" w:type="dxa"/>
            <w:tcBorders>
              <w:top w:val="single" w:color="auto" w:sz="6" w:space="0"/>
              <w:left w:val="single" w:color="auto" w:sz="6" w:space="0"/>
              <w:bottom w:val="single" w:color="auto" w:sz="6" w:space="0"/>
              <w:right w:val="single" w:color="auto" w:sz="6" w:space="0"/>
            </w:tcBorders>
            <w:vAlign w:val="center"/>
            <w:hideMark/>
          </w:tcPr>
          <w:p w:rsidRPr="00694CBD" w:rsidR="00797A22" w:rsidP="009A057A" w:rsidRDefault="00797A22" w14:paraId="5C9DCAB4" w14:textId="77777777">
            <w:pPr>
              <w:autoSpaceDE/>
              <w:autoSpaceDN/>
              <w:adjustRightInd/>
              <w:spacing w:before="0" w:after="0"/>
              <w:rPr>
                <w:rFonts w:eastAsia="Times New Roman" w:cstheme="minorHAnsi"/>
                <w:color w:val="232323"/>
                <w:lang w:eastAsia="en-GB"/>
              </w:rPr>
            </w:pPr>
            <w:r w:rsidRPr="00694CBD">
              <w:rPr>
                <w:rFonts w:eastAsia="Times New Roman" w:cstheme="minorHAnsi"/>
                <w:color w:val="232323"/>
                <w:lang w:eastAsia="en-GB"/>
              </w:rPr>
              <w:t>Curtin University</w:t>
            </w:r>
          </w:p>
        </w:tc>
      </w:tr>
      <w:tr w:rsidRPr="009A057A" w:rsidR="00797A22" w:rsidTr="00C97DF6" w14:paraId="024743F3" w14:textId="77777777">
        <w:tc>
          <w:tcPr>
            <w:tcW w:w="3961" w:type="dxa"/>
            <w:tcBorders>
              <w:top w:val="single" w:color="auto" w:sz="6" w:space="0"/>
              <w:left w:val="single" w:color="auto" w:sz="6" w:space="0"/>
              <w:bottom w:val="single" w:color="auto" w:sz="6" w:space="0"/>
              <w:right w:val="single" w:color="auto" w:sz="6" w:space="0"/>
            </w:tcBorders>
            <w:vAlign w:val="center"/>
            <w:hideMark/>
          </w:tcPr>
          <w:p w:rsidRPr="00694CBD" w:rsidR="00797A22" w:rsidP="009A057A" w:rsidRDefault="00797A22" w14:paraId="75B57E7A" w14:textId="77777777">
            <w:pPr>
              <w:autoSpaceDE/>
              <w:autoSpaceDN/>
              <w:adjustRightInd/>
              <w:spacing w:before="0" w:after="0"/>
              <w:rPr>
                <w:rFonts w:eastAsia="Times New Roman" w:cstheme="minorHAnsi"/>
                <w:color w:val="232323"/>
                <w:lang w:eastAsia="en-GB"/>
              </w:rPr>
            </w:pPr>
            <w:r w:rsidRPr="00694CBD">
              <w:rPr>
                <w:rFonts w:eastAsia="Times New Roman" w:cstheme="minorHAnsi"/>
                <w:color w:val="232323"/>
                <w:lang w:eastAsia="en-GB"/>
              </w:rPr>
              <w:t>University of Canberra</w:t>
            </w:r>
          </w:p>
        </w:tc>
      </w:tr>
      <w:tr w:rsidRPr="009A057A" w:rsidR="00797A22" w:rsidTr="00C97DF6" w14:paraId="455233F5" w14:textId="77777777">
        <w:tc>
          <w:tcPr>
            <w:tcW w:w="3961" w:type="dxa"/>
            <w:tcBorders>
              <w:top w:val="single" w:color="auto" w:sz="6" w:space="0"/>
              <w:left w:val="single" w:color="auto" w:sz="6" w:space="0"/>
              <w:bottom w:val="single" w:color="auto" w:sz="6" w:space="0"/>
              <w:right w:val="single" w:color="auto" w:sz="6" w:space="0"/>
            </w:tcBorders>
            <w:vAlign w:val="center"/>
            <w:hideMark/>
          </w:tcPr>
          <w:p w:rsidRPr="00694CBD" w:rsidR="00797A22" w:rsidP="009A057A" w:rsidRDefault="00797A22" w14:paraId="0306792E" w14:textId="77777777">
            <w:pPr>
              <w:autoSpaceDE/>
              <w:autoSpaceDN/>
              <w:adjustRightInd/>
              <w:spacing w:before="0" w:after="0"/>
              <w:rPr>
                <w:rFonts w:eastAsia="Times New Roman" w:cstheme="minorHAnsi"/>
                <w:color w:val="232323"/>
                <w:lang w:eastAsia="en-GB"/>
              </w:rPr>
            </w:pPr>
            <w:r w:rsidRPr="00694CBD">
              <w:rPr>
                <w:rFonts w:eastAsia="Times New Roman" w:cstheme="minorHAnsi"/>
                <w:color w:val="232323"/>
                <w:lang w:eastAsia="en-GB"/>
              </w:rPr>
              <w:t>University of Tasmania</w:t>
            </w:r>
          </w:p>
        </w:tc>
      </w:tr>
      <w:tr w:rsidRPr="009A057A" w:rsidR="00797A22" w:rsidTr="00C97DF6" w14:paraId="6B75689D" w14:textId="77777777">
        <w:tc>
          <w:tcPr>
            <w:tcW w:w="3961" w:type="dxa"/>
            <w:tcBorders>
              <w:top w:val="single" w:color="auto" w:sz="6" w:space="0"/>
              <w:left w:val="single" w:color="auto" w:sz="6" w:space="0"/>
              <w:bottom w:val="single" w:color="auto" w:sz="6" w:space="0"/>
              <w:right w:val="single" w:color="auto" w:sz="6" w:space="0"/>
            </w:tcBorders>
            <w:vAlign w:val="center"/>
            <w:hideMark/>
          </w:tcPr>
          <w:p w:rsidRPr="00694CBD" w:rsidR="00797A22" w:rsidP="009A057A" w:rsidRDefault="00797A22" w14:paraId="7DA0119F" w14:textId="77777777">
            <w:pPr>
              <w:autoSpaceDE/>
              <w:autoSpaceDN/>
              <w:adjustRightInd/>
              <w:spacing w:before="0" w:after="0"/>
              <w:rPr>
                <w:rFonts w:eastAsia="Times New Roman" w:cstheme="minorHAnsi"/>
                <w:color w:val="232323"/>
                <w:lang w:eastAsia="en-GB"/>
              </w:rPr>
            </w:pPr>
            <w:r w:rsidRPr="00694CBD">
              <w:rPr>
                <w:rFonts w:eastAsia="Times New Roman" w:cstheme="minorHAnsi"/>
                <w:color w:val="232323"/>
                <w:lang w:eastAsia="en-GB"/>
              </w:rPr>
              <w:t>The University of Queensland</w:t>
            </w:r>
          </w:p>
        </w:tc>
      </w:tr>
      <w:tr w:rsidRPr="009A057A" w:rsidR="00797A22" w:rsidTr="00C97DF6" w14:paraId="54C3F306" w14:textId="77777777">
        <w:tc>
          <w:tcPr>
            <w:tcW w:w="3961" w:type="dxa"/>
            <w:tcBorders>
              <w:top w:val="single" w:color="auto" w:sz="6" w:space="0"/>
              <w:left w:val="single" w:color="auto" w:sz="6" w:space="0"/>
              <w:bottom w:val="single" w:color="auto" w:sz="6" w:space="0"/>
              <w:right w:val="single" w:color="auto" w:sz="6" w:space="0"/>
            </w:tcBorders>
            <w:vAlign w:val="center"/>
            <w:hideMark/>
          </w:tcPr>
          <w:p w:rsidRPr="00694CBD" w:rsidR="00797A22" w:rsidP="009A057A" w:rsidRDefault="00797A22" w14:paraId="123B51DD" w14:textId="77777777">
            <w:pPr>
              <w:autoSpaceDE/>
              <w:autoSpaceDN/>
              <w:adjustRightInd/>
              <w:spacing w:before="0" w:after="0"/>
              <w:rPr>
                <w:rFonts w:eastAsia="Times New Roman" w:cstheme="minorHAnsi"/>
                <w:color w:val="232323"/>
                <w:lang w:eastAsia="en-GB"/>
              </w:rPr>
            </w:pPr>
            <w:r w:rsidRPr="00694CBD">
              <w:rPr>
                <w:rFonts w:eastAsia="Times New Roman" w:cstheme="minorHAnsi"/>
                <w:color w:val="232323"/>
                <w:lang w:eastAsia="en-GB"/>
              </w:rPr>
              <w:t>Western Sydney University</w:t>
            </w:r>
          </w:p>
        </w:tc>
      </w:tr>
      <w:tr w:rsidRPr="009A057A" w:rsidR="00797A22" w:rsidTr="00C97DF6" w14:paraId="07A7D108" w14:textId="77777777">
        <w:tc>
          <w:tcPr>
            <w:tcW w:w="3961" w:type="dxa"/>
            <w:tcBorders>
              <w:top w:val="single" w:color="auto" w:sz="6" w:space="0"/>
              <w:left w:val="single" w:color="auto" w:sz="6" w:space="0"/>
              <w:bottom w:val="single" w:color="auto" w:sz="6" w:space="0"/>
              <w:right w:val="single" w:color="auto" w:sz="6" w:space="0"/>
            </w:tcBorders>
            <w:vAlign w:val="center"/>
            <w:hideMark/>
          </w:tcPr>
          <w:p w:rsidRPr="00694CBD" w:rsidR="00797A22" w:rsidP="009A057A" w:rsidRDefault="00797A22" w14:paraId="7C4F1A0C" w14:textId="77777777">
            <w:pPr>
              <w:autoSpaceDE/>
              <w:autoSpaceDN/>
              <w:adjustRightInd/>
              <w:spacing w:before="0" w:after="0"/>
              <w:rPr>
                <w:rFonts w:eastAsia="Times New Roman" w:cstheme="minorHAnsi"/>
                <w:color w:val="232323"/>
                <w:lang w:eastAsia="en-GB"/>
              </w:rPr>
            </w:pPr>
            <w:r w:rsidRPr="00694CBD">
              <w:rPr>
                <w:rFonts w:eastAsia="Times New Roman" w:cstheme="minorHAnsi"/>
                <w:color w:val="232323"/>
                <w:lang w:eastAsia="en-GB"/>
              </w:rPr>
              <w:t>University of Sydney</w:t>
            </w:r>
          </w:p>
        </w:tc>
      </w:tr>
      <w:tr w:rsidRPr="009A057A" w:rsidR="00797A22" w:rsidTr="00C97DF6" w14:paraId="5D42BF0E" w14:textId="77777777">
        <w:tc>
          <w:tcPr>
            <w:tcW w:w="3961" w:type="dxa"/>
            <w:tcBorders>
              <w:top w:val="single" w:color="auto" w:sz="6" w:space="0"/>
              <w:left w:val="single" w:color="auto" w:sz="6" w:space="0"/>
              <w:bottom w:val="single" w:color="auto" w:sz="6" w:space="0"/>
              <w:right w:val="single" w:color="auto" w:sz="6" w:space="0"/>
            </w:tcBorders>
            <w:vAlign w:val="center"/>
            <w:hideMark/>
          </w:tcPr>
          <w:p w:rsidRPr="00694CBD" w:rsidR="00797A22" w:rsidP="009A057A" w:rsidRDefault="00797A22" w14:paraId="4C0ADA34" w14:textId="77777777">
            <w:pPr>
              <w:autoSpaceDE/>
              <w:autoSpaceDN/>
              <w:adjustRightInd/>
              <w:spacing w:before="0" w:after="0"/>
              <w:rPr>
                <w:rFonts w:eastAsia="Times New Roman" w:cstheme="minorHAnsi"/>
                <w:color w:val="232323"/>
                <w:lang w:eastAsia="en-GB"/>
              </w:rPr>
            </w:pPr>
            <w:r w:rsidRPr="00694CBD">
              <w:rPr>
                <w:rFonts w:eastAsia="Times New Roman" w:cstheme="minorHAnsi"/>
                <w:color w:val="232323"/>
                <w:lang w:eastAsia="en-GB"/>
              </w:rPr>
              <w:t>James Cook University</w:t>
            </w:r>
          </w:p>
        </w:tc>
      </w:tr>
      <w:tr w:rsidRPr="009A057A" w:rsidR="00797A22" w:rsidTr="00C97DF6" w14:paraId="3CAAB276" w14:textId="77777777">
        <w:tc>
          <w:tcPr>
            <w:tcW w:w="3961" w:type="dxa"/>
            <w:tcBorders>
              <w:top w:val="single" w:color="auto" w:sz="6" w:space="0"/>
              <w:left w:val="single" w:color="auto" w:sz="6" w:space="0"/>
              <w:bottom w:val="single" w:color="auto" w:sz="6" w:space="0"/>
              <w:right w:val="single" w:color="auto" w:sz="6" w:space="0"/>
            </w:tcBorders>
            <w:vAlign w:val="center"/>
            <w:hideMark/>
          </w:tcPr>
          <w:p w:rsidRPr="00694CBD" w:rsidR="00797A22" w:rsidP="009A057A" w:rsidRDefault="00797A22" w14:paraId="64A85D1E" w14:textId="77777777">
            <w:pPr>
              <w:autoSpaceDE/>
              <w:autoSpaceDN/>
              <w:adjustRightInd/>
              <w:spacing w:before="0" w:after="0"/>
              <w:rPr>
                <w:rFonts w:eastAsia="Times New Roman" w:cstheme="minorHAnsi"/>
                <w:color w:val="232323"/>
                <w:lang w:eastAsia="en-GB"/>
              </w:rPr>
            </w:pPr>
            <w:r w:rsidRPr="00694CBD">
              <w:rPr>
                <w:rFonts w:eastAsia="Times New Roman" w:cstheme="minorHAnsi"/>
                <w:color w:val="232323"/>
                <w:lang w:eastAsia="en-GB"/>
              </w:rPr>
              <w:t>University of Technology Sydney</w:t>
            </w:r>
          </w:p>
        </w:tc>
      </w:tr>
      <w:tr w:rsidRPr="009A057A" w:rsidR="00797A22" w:rsidTr="00C97DF6" w14:paraId="66BCA482" w14:textId="77777777">
        <w:tc>
          <w:tcPr>
            <w:tcW w:w="3961" w:type="dxa"/>
            <w:tcBorders>
              <w:top w:val="single" w:color="auto" w:sz="6" w:space="0"/>
              <w:left w:val="single" w:color="auto" w:sz="6" w:space="0"/>
              <w:bottom w:val="single" w:color="auto" w:sz="6" w:space="0"/>
              <w:right w:val="single" w:color="auto" w:sz="6" w:space="0"/>
            </w:tcBorders>
            <w:vAlign w:val="center"/>
            <w:hideMark/>
          </w:tcPr>
          <w:p w:rsidRPr="00694CBD" w:rsidR="00797A22" w:rsidP="009A057A" w:rsidRDefault="00797A22" w14:paraId="7B8D24B1" w14:textId="77777777">
            <w:pPr>
              <w:autoSpaceDE/>
              <w:autoSpaceDN/>
              <w:adjustRightInd/>
              <w:spacing w:before="0" w:after="0"/>
              <w:rPr>
                <w:rFonts w:eastAsia="Times New Roman" w:cstheme="minorHAnsi"/>
                <w:color w:val="232323"/>
                <w:lang w:eastAsia="en-GB"/>
              </w:rPr>
            </w:pPr>
            <w:r w:rsidRPr="00694CBD">
              <w:rPr>
                <w:rFonts w:eastAsia="Times New Roman" w:cstheme="minorHAnsi"/>
                <w:color w:val="232323"/>
                <w:lang w:eastAsia="en-GB"/>
              </w:rPr>
              <w:t>Monash University</w:t>
            </w:r>
          </w:p>
        </w:tc>
      </w:tr>
      <w:tr w:rsidRPr="009A057A" w:rsidR="00797A22" w:rsidTr="00C97DF6" w14:paraId="6B36AD4F" w14:textId="77777777">
        <w:tc>
          <w:tcPr>
            <w:tcW w:w="3961" w:type="dxa"/>
            <w:tcBorders>
              <w:top w:val="single" w:color="auto" w:sz="6" w:space="0"/>
              <w:left w:val="single" w:color="auto" w:sz="6" w:space="0"/>
              <w:bottom w:val="single" w:color="auto" w:sz="6" w:space="0"/>
              <w:right w:val="single" w:color="auto" w:sz="6" w:space="0"/>
            </w:tcBorders>
            <w:vAlign w:val="center"/>
            <w:hideMark/>
          </w:tcPr>
          <w:p w:rsidRPr="00694CBD" w:rsidR="00797A22" w:rsidP="009A057A" w:rsidRDefault="00797A22" w14:paraId="6DFFEB29" w14:textId="77777777">
            <w:pPr>
              <w:autoSpaceDE/>
              <w:autoSpaceDN/>
              <w:adjustRightInd/>
              <w:spacing w:before="0" w:after="0"/>
              <w:rPr>
                <w:rFonts w:eastAsia="Times New Roman" w:cstheme="minorHAnsi"/>
                <w:color w:val="232323"/>
                <w:lang w:eastAsia="en-GB"/>
              </w:rPr>
            </w:pPr>
            <w:r w:rsidRPr="00694CBD">
              <w:rPr>
                <w:rFonts w:eastAsia="Times New Roman" w:cstheme="minorHAnsi"/>
                <w:color w:val="232323"/>
                <w:lang w:eastAsia="en-GB"/>
              </w:rPr>
              <w:t>University of Adelaide</w:t>
            </w:r>
          </w:p>
        </w:tc>
      </w:tr>
      <w:tr w:rsidRPr="009A057A" w:rsidR="00797A22" w:rsidTr="00C97DF6" w14:paraId="4ECAE745" w14:textId="77777777">
        <w:tc>
          <w:tcPr>
            <w:tcW w:w="3961" w:type="dxa"/>
            <w:tcBorders>
              <w:top w:val="single" w:color="auto" w:sz="6" w:space="0"/>
              <w:left w:val="single" w:color="auto" w:sz="6" w:space="0"/>
              <w:bottom w:val="single" w:color="auto" w:sz="6" w:space="0"/>
              <w:right w:val="single" w:color="auto" w:sz="6" w:space="0"/>
            </w:tcBorders>
            <w:vAlign w:val="center"/>
            <w:hideMark/>
          </w:tcPr>
          <w:p w:rsidRPr="00694CBD" w:rsidR="00797A22" w:rsidP="009A057A" w:rsidRDefault="00797A22" w14:paraId="2BA3965A" w14:textId="77777777">
            <w:pPr>
              <w:autoSpaceDE/>
              <w:autoSpaceDN/>
              <w:adjustRightInd/>
              <w:spacing w:before="0" w:after="0"/>
              <w:rPr>
                <w:rFonts w:eastAsia="Times New Roman" w:cstheme="minorHAnsi"/>
                <w:color w:val="232323"/>
                <w:lang w:eastAsia="en-GB"/>
              </w:rPr>
            </w:pPr>
            <w:r w:rsidRPr="00694CBD">
              <w:rPr>
                <w:rFonts w:eastAsia="Times New Roman" w:cstheme="minorHAnsi"/>
                <w:color w:val="232323"/>
                <w:lang w:eastAsia="en-GB"/>
              </w:rPr>
              <w:t>Australian Catholic University</w:t>
            </w:r>
          </w:p>
        </w:tc>
      </w:tr>
      <w:tr w:rsidRPr="009A057A" w:rsidR="00797A22" w:rsidTr="00C97DF6" w14:paraId="4C200180" w14:textId="77777777">
        <w:tc>
          <w:tcPr>
            <w:tcW w:w="3961" w:type="dxa"/>
            <w:tcBorders>
              <w:top w:val="single" w:color="auto" w:sz="6" w:space="0"/>
              <w:left w:val="single" w:color="auto" w:sz="6" w:space="0"/>
              <w:bottom w:val="single" w:color="auto" w:sz="6" w:space="0"/>
              <w:right w:val="single" w:color="auto" w:sz="6" w:space="0"/>
            </w:tcBorders>
            <w:vAlign w:val="center"/>
            <w:hideMark/>
          </w:tcPr>
          <w:p w:rsidRPr="00694CBD" w:rsidR="00797A22" w:rsidP="009A057A" w:rsidRDefault="00797A22" w14:paraId="591721C0" w14:textId="77777777">
            <w:pPr>
              <w:autoSpaceDE/>
              <w:autoSpaceDN/>
              <w:adjustRightInd/>
              <w:spacing w:before="0" w:after="0"/>
              <w:rPr>
                <w:rFonts w:eastAsia="Times New Roman" w:cstheme="minorHAnsi"/>
                <w:color w:val="232323"/>
                <w:lang w:eastAsia="en-GB"/>
              </w:rPr>
            </w:pPr>
            <w:r w:rsidRPr="00694CBD">
              <w:rPr>
                <w:rFonts w:eastAsia="Times New Roman" w:cstheme="minorHAnsi"/>
                <w:color w:val="232323"/>
                <w:lang w:eastAsia="en-GB"/>
              </w:rPr>
              <w:t>University of Otago</w:t>
            </w:r>
          </w:p>
        </w:tc>
      </w:tr>
      <w:tr w:rsidRPr="009A057A" w:rsidR="00797A22" w:rsidTr="00C97DF6" w14:paraId="3F178D7E" w14:textId="77777777">
        <w:tc>
          <w:tcPr>
            <w:tcW w:w="3961" w:type="dxa"/>
            <w:tcBorders>
              <w:top w:val="single" w:color="auto" w:sz="6" w:space="0"/>
              <w:left w:val="single" w:color="auto" w:sz="6" w:space="0"/>
              <w:bottom w:val="single" w:color="auto" w:sz="6" w:space="0"/>
              <w:right w:val="single" w:color="auto" w:sz="6" w:space="0"/>
            </w:tcBorders>
            <w:vAlign w:val="center"/>
            <w:hideMark/>
          </w:tcPr>
          <w:p w:rsidRPr="00694CBD" w:rsidR="00797A22" w:rsidP="009A057A" w:rsidRDefault="00797A22" w14:paraId="02E676F4" w14:textId="77777777">
            <w:pPr>
              <w:autoSpaceDE/>
              <w:autoSpaceDN/>
              <w:adjustRightInd/>
              <w:spacing w:before="0" w:after="0"/>
              <w:rPr>
                <w:rFonts w:eastAsia="Times New Roman" w:cstheme="minorHAnsi"/>
                <w:color w:val="232323"/>
                <w:lang w:eastAsia="en-GB"/>
              </w:rPr>
            </w:pPr>
            <w:r w:rsidRPr="00694CBD">
              <w:rPr>
                <w:rFonts w:eastAsia="Times New Roman" w:cstheme="minorHAnsi"/>
                <w:color w:val="232323"/>
                <w:lang w:eastAsia="en-GB"/>
              </w:rPr>
              <w:t>University of Auckland</w:t>
            </w:r>
          </w:p>
        </w:tc>
      </w:tr>
      <w:tr w:rsidRPr="009A057A" w:rsidR="00797A22" w:rsidTr="00C97DF6" w14:paraId="6B8611FE" w14:textId="77777777">
        <w:tc>
          <w:tcPr>
            <w:tcW w:w="3961" w:type="dxa"/>
            <w:tcBorders>
              <w:top w:val="single" w:color="auto" w:sz="6" w:space="0"/>
              <w:left w:val="single" w:color="auto" w:sz="6" w:space="0"/>
              <w:bottom w:val="single" w:color="auto" w:sz="6" w:space="0"/>
              <w:right w:val="single" w:color="auto" w:sz="6" w:space="0"/>
            </w:tcBorders>
            <w:vAlign w:val="center"/>
            <w:hideMark/>
          </w:tcPr>
          <w:p w:rsidRPr="00694CBD" w:rsidR="00797A22" w:rsidP="009A057A" w:rsidRDefault="00797A22" w14:paraId="059BE4F5" w14:textId="77777777">
            <w:pPr>
              <w:autoSpaceDE/>
              <w:autoSpaceDN/>
              <w:adjustRightInd/>
              <w:spacing w:before="0" w:after="0"/>
              <w:rPr>
                <w:rFonts w:eastAsia="Times New Roman" w:cstheme="minorHAnsi"/>
                <w:color w:val="232323"/>
                <w:lang w:eastAsia="en-GB"/>
              </w:rPr>
            </w:pPr>
            <w:r w:rsidRPr="00694CBD">
              <w:rPr>
                <w:rFonts w:eastAsia="Times New Roman" w:cstheme="minorHAnsi"/>
                <w:color w:val="232323"/>
                <w:lang w:eastAsia="en-GB"/>
              </w:rPr>
              <w:t>University of South Australia</w:t>
            </w:r>
          </w:p>
        </w:tc>
      </w:tr>
      <w:tr w:rsidRPr="009A057A" w:rsidR="00797A22" w:rsidTr="00C97DF6" w14:paraId="1A9CF6C8" w14:textId="77777777">
        <w:tc>
          <w:tcPr>
            <w:tcW w:w="3961" w:type="dxa"/>
            <w:tcBorders>
              <w:top w:val="single" w:color="auto" w:sz="6" w:space="0"/>
              <w:left w:val="single" w:color="auto" w:sz="6" w:space="0"/>
              <w:bottom w:val="single" w:color="auto" w:sz="6" w:space="0"/>
              <w:right w:val="single" w:color="auto" w:sz="6" w:space="0"/>
            </w:tcBorders>
            <w:vAlign w:val="center"/>
            <w:hideMark/>
          </w:tcPr>
          <w:p w:rsidRPr="00694CBD" w:rsidR="00797A22" w:rsidP="009A057A" w:rsidRDefault="00797A22" w14:paraId="116D304B" w14:textId="77777777">
            <w:pPr>
              <w:autoSpaceDE/>
              <w:autoSpaceDN/>
              <w:adjustRightInd/>
              <w:spacing w:before="0" w:after="0"/>
              <w:rPr>
                <w:rFonts w:eastAsia="Times New Roman" w:cstheme="minorHAnsi"/>
                <w:color w:val="232323"/>
                <w:lang w:eastAsia="en-GB"/>
              </w:rPr>
            </w:pPr>
            <w:r w:rsidRPr="00694CBD">
              <w:rPr>
                <w:rFonts w:eastAsia="Times New Roman" w:cstheme="minorHAnsi"/>
                <w:color w:val="232323"/>
                <w:lang w:eastAsia="en-GB"/>
              </w:rPr>
              <w:t>The University of Western Australia</w:t>
            </w:r>
          </w:p>
        </w:tc>
      </w:tr>
      <w:tr w:rsidRPr="009A057A" w:rsidR="00797A22" w:rsidTr="00C97DF6" w14:paraId="3BE24EC9" w14:textId="77777777">
        <w:tc>
          <w:tcPr>
            <w:tcW w:w="3961" w:type="dxa"/>
            <w:tcBorders>
              <w:top w:val="single" w:color="auto" w:sz="6" w:space="0"/>
              <w:left w:val="single" w:color="auto" w:sz="6" w:space="0"/>
              <w:bottom w:val="single" w:color="auto" w:sz="6" w:space="0"/>
              <w:right w:val="single" w:color="auto" w:sz="6" w:space="0"/>
            </w:tcBorders>
            <w:vAlign w:val="center"/>
            <w:hideMark/>
          </w:tcPr>
          <w:p w:rsidRPr="00694CBD" w:rsidR="00797A22" w:rsidP="009A057A" w:rsidRDefault="00797A22" w14:paraId="12B40531" w14:textId="77777777">
            <w:pPr>
              <w:autoSpaceDE/>
              <w:autoSpaceDN/>
              <w:adjustRightInd/>
              <w:spacing w:before="0" w:after="0"/>
              <w:rPr>
                <w:rFonts w:eastAsia="Times New Roman" w:cstheme="minorHAnsi"/>
                <w:color w:val="232323"/>
                <w:lang w:eastAsia="en-GB"/>
              </w:rPr>
            </w:pPr>
            <w:r w:rsidRPr="00694CBD">
              <w:rPr>
                <w:rFonts w:eastAsia="Times New Roman" w:cstheme="minorHAnsi"/>
                <w:color w:val="232323"/>
                <w:lang w:eastAsia="en-GB"/>
              </w:rPr>
              <w:t>Australian National University</w:t>
            </w:r>
          </w:p>
        </w:tc>
      </w:tr>
      <w:tr w:rsidRPr="009A057A" w:rsidR="00797A22" w:rsidTr="00C97DF6" w14:paraId="40390EBB" w14:textId="77777777">
        <w:tc>
          <w:tcPr>
            <w:tcW w:w="3961" w:type="dxa"/>
            <w:tcBorders>
              <w:top w:val="single" w:color="auto" w:sz="6" w:space="0"/>
              <w:left w:val="single" w:color="auto" w:sz="6" w:space="0"/>
              <w:bottom w:val="single" w:color="auto" w:sz="6" w:space="0"/>
              <w:right w:val="single" w:color="auto" w:sz="6" w:space="0"/>
            </w:tcBorders>
            <w:vAlign w:val="center"/>
            <w:hideMark/>
          </w:tcPr>
          <w:p w:rsidRPr="00694CBD" w:rsidR="00797A22" w:rsidP="009A057A" w:rsidRDefault="00797A22" w14:paraId="73F550E1" w14:textId="77777777">
            <w:pPr>
              <w:autoSpaceDE/>
              <w:autoSpaceDN/>
              <w:adjustRightInd/>
              <w:spacing w:before="0" w:after="0"/>
              <w:rPr>
                <w:rFonts w:eastAsia="Times New Roman" w:cstheme="minorHAnsi"/>
                <w:color w:val="232323"/>
                <w:lang w:eastAsia="en-GB"/>
              </w:rPr>
            </w:pPr>
            <w:r w:rsidRPr="00694CBD">
              <w:rPr>
                <w:rFonts w:eastAsia="Times New Roman" w:cstheme="minorHAnsi"/>
                <w:color w:val="232323"/>
                <w:lang w:eastAsia="en-GB"/>
              </w:rPr>
              <w:t>University of Melbourne</w:t>
            </w:r>
          </w:p>
        </w:tc>
      </w:tr>
      <w:tr w:rsidRPr="009A057A" w:rsidR="00797A22" w:rsidTr="00C97DF6" w14:paraId="78FCE55A" w14:textId="77777777">
        <w:tc>
          <w:tcPr>
            <w:tcW w:w="3961" w:type="dxa"/>
            <w:tcBorders>
              <w:top w:val="single" w:color="auto" w:sz="6" w:space="0"/>
              <w:left w:val="single" w:color="auto" w:sz="6" w:space="0"/>
              <w:bottom w:val="single" w:color="auto" w:sz="6" w:space="0"/>
              <w:right w:val="single" w:color="auto" w:sz="6" w:space="0"/>
            </w:tcBorders>
            <w:vAlign w:val="center"/>
            <w:hideMark/>
          </w:tcPr>
          <w:p w:rsidRPr="00694CBD" w:rsidR="00797A22" w:rsidP="009A057A" w:rsidRDefault="00797A22" w14:paraId="67F6FB3E" w14:textId="77777777">
            <w:pPr>
              <w:autoSpaceDE/>
              <w:autoSpaceDN/>
              <w:adjustRightInd/>
              <w:spacing w:before="0" w:after="0"/>
              <w:rPr>
                <w:rFonts w:eastAsia="Times New Roman" w:cstheme="minorHAnsi"/>
                <w:color w:val="232323"/>
                <w:lang w:eastAsia="en-GB"/>
              </w:rPr>
            </w:pPr>
            <w:r w:rsidRPr="00694CBD">
              <w:rPr>
                <w:rFonts w:eastAsia="Times New Roman" w:cstheme="minorHAnsi"/>
                <w:color w:val="232323"/>
                <w:lang w:eastAsia="en-GB"/>
              </w:rPr>
              <w:t>Macquarie University</w:t>
            </w:r>
          </w:p>
        </w:tc>
      </w:tr>
      <w:tr w:rsidRPr="009A057A" w:rsidR="00797A22" w:rsidTr="00C97DF6" w14:paraId="713AD959" w14:textId="77777777">
        <w:tc>
          <w:tcPr>
            <w:tcW w:w="3961" w:type="dxa"/>
            <w:tcBorders>
              <w:top w:val="single" w:color="auto" w:sz="6" w:space="0"/>
              <w:left w:val="single" w:color="auto" w:sz="6" w:space="0"/>
              <w:bottom w:val="single" w:color="auto" w:sz="6" w:space="0"/>
              <w:right w:val="single" w:color="auto" w:sz="6" w:space="0"/>
            </w:tcBorders>
            <w:vAlign w:val="center"/>
            <w:hideMark/>
          </w:tcPr>
          <w:p w:rsidRPr="00694CBD" w:rsidR="00797A22" w:rsidP="009A057A" w:rsidRDefault="00797A22" w14:paraId="18F79746" w14:textId="77777777">
            <w:pPr>
              <w:autoSpaceDE/>
              <w:autoSpaceDN/>
              <w:adjustRightInd/>
              <w:spacing w:before="0" w:after="0"/>
              <w:rPr>
                <w:rFonts w:eastAsia="Times New Roman" w:cstheme="minorHAnsi"/>
                <w:color w:val="232323"/>
                <w:lang w:eastAsia="en-GB"/>
              </w:rPr>
            </w:pPr>
            <w:r w:rsidRPr="00694CBD">
              <w:rPr>
                <w:rFonts w:eastAsia="Times New Roman" w:cstheme="minorHAnsi"/>
                <w:color w:val="232323"/>
                <w:lang w:eastAsia="en-GB"/>
              </w:rPr>
              <w:t>Griffith University</w:t>
            </w:r>
          </w:p>
        </w:tc>
      </w:tr>
      <w:tr w:rsidRPr="009A057A" w:rsidR="00797A22" w:rsidTr="00C97DF6" w14:paraId="14B1A482" w14:textId="77777777">
        <w:tc>
          <w:tcPr>
            <w:tcW w:w="3961" w:type="dxa"/>
            <w:tcBorders>
              <w:top w:val="single" w:color="auto" w:sz="6" w:space="0"/>
              <w:left w:val="single" w:color="auto" w:sz="6" w:space="0"/>
              <w:bottom w:val="single" w:color="auto" w:sz="6" w:space="0"/>
              <w:right w:val="single" w:color="auto" w:sz="6" w:space="0"/>
            </w:tcBorders>
            <w:vAlign w:val="center"/>
            <w:hideMark/>
          </w:tcPr>
          <w:p w:rsidRPr="00694CBD" w:rsidR="00797A22" w:rsidP="009A057A" w:rsidRDefault="00797A22" w14:paraId="79B11DBF" w14:textId="577F04EF">
            <w:pPr>
              <w:autoSpaceDE/>
              <w:autoSpaceDN/>
              <w:adjustRightInd/>
              <w:spacing w:before="0" w:after="0"/>
              <w:rPr>
                <w:rFonts w:eastAsia="Times New Roman" w:cstheme="minorHAnsi"/>
                <w:color w:val="232323"/>
                <w:lang w:eastAsia="en-GB"/>
              </w:rPr>
            </w:pPr>
            <w:r w:rsidRPr="00694CBD">
              <w:rPr>
                <w:rFonts w:eastAsia="Times New Roman" w:cstheme="minorHAnsi"/>
                <w:color w:val="232323"/>
                <w:lang w:eastAsia="en-GB"/>
              </w:rPr>
              <w:t>Deakin University</w:t>
            </w:r>
          </w:p>
        </w:tc>
      </w:tr>
      <w:tr w:rsidRPr="009A057A" w:rsidR="00797A22" w:rsidTr="00C97DF6" w14:paraId="02E4EFB4" w14:textId="77777777">
        <w:tc>
          <w:tcPr>
            <w:tcW w:w="3961" w:type="dxa"/>
            <w:tcBorders>
              <w:top w:val="single" w:color="auto" w:sz="6" w:space="0"/>
              <w:left w:val="single" w:color="auto" w:sz="6" w:space="0"/>
              <w:bottom w:val="single" w:color="auto" w:sz="6" w:space="0"/>
              <w:right w:val="single" w:color="auto" w:sz="6" w:space="0"/>
            </w:tcBorders>
            <w:vAlign w:val="center"/>
            <w:hideMark/>
          </w:tcPr>
          <w:p w:rsidRPr="00694CBD" w:rsidR="00797A22" w:rsidP="009A057A" w:rsidRDefault="00797A22" w14:paraId="7E00C1BA" w14:textId="77777777">
            <w:pPr>
              <w:autoSpaceDE/>
              <w:autoSpaceDN/>
              <w:adjustRightInd/>
              <w:spacing w:before="0" w:after="0"/>
              <w:rPr>
                <w:rFonts w:eastAsia="Times New Roman" w:cstheme="minorHAnsi"/>
                <w:color w:val="232323"/>
                <w:lang w:eastAsia="en-GB"/>
              </w:rPr>
            </w:pPr>
            <w:r w:rsidRPr="00694CBD">
              <w:rPr>
                <w:rFonts w:eastAsia="Times New Roman" w:cstheme="minorHAnsi"/>
                <w:color w:val="232323"/>
                <w:lang w:eastAsia="en-GB"/>
              </w:rPr>
              <w:t>Queensland University of Technology</w:t>
            </w:r>
          </w:p>
        </w:tc>
      </w:tr>
      <w:tr w:rsidRPr="009A057A" w:rsidR="00797A22" w:rsidTr="00C97DF6" w14:paraId="61C5D0F5" w14:textId="77777777">
        <w:tc>
          <w:tcPr>
            <w:tcW w:w="3961" w:type="dxa"/>
            <w:tcBorders>
              <w:top w:val="single" w:color="auto" w:sz="6" w:space="0"/>
              <w:left w:val="single" w:color="auto" w:sz="6" w:space="0"/>
              <w:bottom w:val="single" w:color="auto" w:sz="6" w:space="0"/>
              <w:right w:val="single" w:color="auto" w:sz="6" w:space="0"/>
            </w:tcBorders>
            <w:vAlign w:val="center"/>
            <w:hideMark/>
          </w:tcPr>
          <w:p w:rsidRPr="00694CBD" w:rsidR="00797A22" w:rsidP="009A057A" w:rsidRDefault="00797A22" w14:paraId="23CC766D" w14:textId="77777777">
            <w:pPr>
              <w:autoSpaceDE/>
              <w:autoSpaceDN/>
              <w:adjustRightInd/>
              <w:spacing w:before="0" w:after="0"/>
              <w:rPr>
                <w:rFonts w:eastAsia="Times New Roman" w:cstheme="minorHAnsi"/>
                <w:color w:val="232323"/>
                <w:lang w:eastAsia="en-GB"/>
              </w:rPr>
            </w:pPr>
            <w:r w:rsidRPr="00694CBD">
              <w:rPr>
                <w:rFonts w:eastAsia="Times New Roman" w:cstheme="minorHAnsi"/>
                <w:color w:val="232323"/>
                <w:lang w:eastAsia="en-GB"/>
              </w:rPr>
              <w:t>UNSW Sydney</w:t>
            </w:r>
          </w:p>
        </w:tc>
      </w:tr>
      <w:tr w:rsidRPr="009A057A" w:rsidR="00797A22" w:rsidTr="00C97DF6" w14:paraId="25357180" w14:textId="77777777">
        <w:tc>
          <w:tcPr>
            <w:tcW w:w="3961" w:type="dxa"/>
            <w:tcBorders>
              <w:top w:val="single" w:color="auto" w:sz="6" w:space="0"/>
              <w:left w:val="single" w:color="auto" w:sz="6" w:space="0"/>
              <w:bottom w:val="single" w:color="auto" w:sz="6" w:space="0"/>
              <w:right w:val="single" w:color="auto" w:sz="6" w:space="0"/>
            </w:tcBorders>
            <w:vAlign w:val="center"/>
            <w:hideMark/>
          </w:tcPr>
          <w:p w:rsidRPr="00694CBD" w:rsidR="00B01754" w:rsidP="009A057A" w:rsidRDefault="00797A22" w14:paraId="7CEE29D5" w14:textId="7BDD1335">
            <w:pPr>
              <w:autoSpaceDE/>
              <w:autoSpaceDN/>
              <w:adjustRightInd/>
              <w:spacing w:before="0" w:after="0"/>
              <w:rPr>
                <w:rFonts w:eastAsia="Times New Roman" w:cstheme="minorHAnsi"/>
                <w:color w:val="232323"/>
                <w:lang w:eastAsia="en-GB"/>
              </w:rPr>
            </w:pPr>
            <w:r w:rsidRPr="00694CBD">
              <w:rPr>
                <w:rFonts w:eastAsia="Times New Roman" w:cstheme="minorHAnsi"/>
                <w:color w:val="232323"/>
                <w:lang w:eastAsia="en-GB"/>
              </w:rPr>
              <w:t>University of Wollongong</w:t>
            </w:r>
          </w:p>
        </w:tc>
      </w:tr>
    </w:tbl>
    <w:p w:rsidR="009A057A" w:rsidP="006755E7" w:rsidRDefault="009A057A" w14:paraId="668A9CA6" w14:textId="77777777">
      <w:pPr>
        <w:jc w:val="both"/>
      </w:pPr>
    </w:p>
    <w:p w:rsidR="00B01754" w:rsidP="006755E7" w:rsidRDefault="00495C2A" w14:paraId="6630FFF8" w14:textId="26890B9C">
      <w:pPr>
        <w:jc w:val="both"/>
      </w:pPr>
      <w:r w:rsidRPr="00694CBD">
        <w:rPr>
          <w:b/>
          <w:bCs/>
        </w:rPr>
        <w:lastRenderedPageBreak/>
        <w:t xml:space="preserve">Appendix </w:t>
      </w:r>
      <w:r w:rsidRPr="00694CBD" w:rsidR="00194C3E">
        <w:rPr>
          <w:b/>
          <w:bCs/>
        </w:rPr>
        <w:t>D</w:t>
      </w:r>
      <w:r w:rsidRPr="00694CBD" w:rsidR="005C00E9">
        <w:rPr>
          <w:b/>
          <w:bCs/>
        </w:rPr>
        <w:t>:</w:t>
      </w:r>
      <w:r w:rsidR="005C00E9">
        <w:t xml:space="preserve"> Raw </w:t>
      </w:r>
      <w:r w:rsidR="00F0718D">
        <w:t xml:space="preserve">data for </w:t>
      </w:r>
      <w:r w:rsidR="00B37B24">
        <w:t>university</w:t>
      </w:r>
      <w:r w:rsidR="00F0718D">
        <w:t xml:space="preserve"> peers</w:t>
      </w:r>
    </w:p>
    <w:tbl>
      <w:tblPr>
        <w:tblW w:w="15310" w:type="dxa"/>
        <w:tblLayout w:type="fixed"/>
        <w:tblLook w:val="04A0" w:firstRow="1" w:lastRow="0" w:firstColumn="1" w:lastColumn="0" w:noHBand="0" w:noVBand="1"/>
      </w:tblPr>
      <w:tblGrid>
        <w:gridCol w:w="2560"/>
        <w:gridCol w:w="984"/>
        <w:gridCol w:w="992"/>
        <w:gridCol w:w="1134"/>
        <w:gridCol w:w="1134"/>
        <w:gridCol w:w="993"/>
        <w:gridCol w:w="1134"/>
        <w:gridCol w:w="1275"/>
        <w:gridCol w:w="993"/>
        <w:gridCol w:w="1134"/>
        <w:gridCol w:w="1134"/>
        <w:gridCol w:w="993"/>
        <w:gridCol w:w="850"/>
      </w:tblGrid>
      <w:tr w:rsidRPr="00C74F38" w:rsidR="00602FE2" w:rsidTr="00694CBD" w14:paraId="1F13A61D" w14:textId="77777777">
        <w:trPr>
          <w:trHeight w:val="20"/>
        </w:trPr>
        <w:tc>
          <w:tcPr>
            <w:tcW w:w="2560" w:type="dxa"/>
            <w:tcBorders>
              <w:top w:val="nil"/>
              <w:left w:val="nil"/>
              <w:bottom w:val="nil"/>
              <w:right w:val="nil"/>
            </w:tcBorders>
            <w:shd w:val="clear" w:color="000000" w:fill="00B0F0"/>
            <w:noWrap/>
            <w:vAlign w:val="bottom"/>
            <w:hideMark/>
          </w:tcPr>
          <w:p w:rsidRPr="00C74F38" w:rsidR="00C74F38" w:rsidP="00C74F38" w:rsidRDefault="00C74F38" w14:paraId="7F926DE2" w14:textId="77777777">
            <w:pPr>
              <w:autoSpaceDE/>
              <w:autoSpaceDN/>
              <w:adjustRightInd/>
              <w:spacing w:before="0" w:after="0"/>
              <w:jc w:val="center"/>
              <w:rPr>
                <w:rFonts w:ascii="Calibri" w:hAnsi="Calibri" w:eastAsia="Times New Roman" w:cs="Calibri"/>
                <w:b/>
                <w:bCs/>
                <w:color w:val="FFFFFF"/>
                <w:sz w:val="16"/>
                <w:szCs w:val="16"/>
                <w:lang w:eastAsia="en-GB"/>
              </w:rPr>
            </w:pPr>
            <w:r w:rsidRPr="00C74F38">
              <w:rPr>
                <w:rFonts w:ascii="Calibri" w:hAnsi="Calibri" w:eastAsia="Times New Roman" w:cs="Calibri"/>
                <w:b/>
                <w:bCs/>
                <w:color w:val="FFFFFF"/>
                <w:sz w:val="16"/>
                <w:szCs w:val="16"/>
                <w:lang w:eastAsia="en-GB"/>
              </w:rPr>
              <w:t xml:space="preserve">University </w:t>
            </w:r>
          </w:p>
        </w:tc>
        <w:tc>
          <w:tcPr>
            <w:tcW w:w="984" w:type="dxa"/>
            <w:tcBorders>
              <w:top w:val="nil"/>
              <w:left w:val="nil"/>
              <w:bottom w:val="nil"/>
              <w:right w:val="nil"/>
            </w:tcBorders>
            <w:shd w:val="clear" w:color="000000" w:fill="00B0F0"/>
            <w:vAlign w:val="bottom"/>
            <w:hideMark/>
          </w:tcPr>
          <w:p w:rsidRPr="00C74F38" w:rsidR="00C74F38" w:rsidP="00C74F38" w:rsidRDefault="00C74F38" w14:paraId="2F8E6326" w14:textId="77777777">
            <w:pPr>
              <w:autoSpaceDE/>
              <w:autoSpaceDN/>
              <w:adjustRightInd/>
              <w:spacing w:before="0" w:after="0"/>
              <w:jc w:val="center"/>
              <w:rPr>
                <w:rFonts w:ascii="Calibri" w:hAnsi="Calibri" w:eastAsia="Times New Roman" w:cs="Calibri"/>
                <w:b/>
                <w:bCs/>
                <w:color w:val="FFFFFF"/>
                <w:sz w:val="16"/>
                <w:szCs w:val="16"/>
                <w:lang w:eastAsia="en-GB"/>
              </w:rPr>
            </w:pPr>
            <w:r w:rsidRPr="00C74F38">
              <w:rPr>
                <w:rFonts w:ascii="Calibri" w:hAnsi="Calibri" w:eastAsia="Times New Roman" w:cs="Calibri"/>
                <w:b/>
                <w:bCs/>
                <w:color w:val="FFFFFF"/>
                <w:sz w:val="16"/>
                <w:szCs w:val="16"/>
                <w:lang w:eastAsia="en-GB"/>
              </w:rPr>
              <w:t xml:space="preserve">Doctorate </w:t>
            </w:r>
            <w:r w:rsidRPr="00C74F38">
              <w:rPr>
                <w:rFonts w:ascii="Calibri" w:hAnsi="Calibri" w:eastAsia="Times New Roman" w:cs="Calibri"/>
                <w:b/>
                <w:bCs/>
                <w:color w:val="FFFFFF"/>
                <w:sz w:val="16"/>
                <w:szCs w:val="16"/>
                <w:lang w:eastAsia="en-GB"/>
              </w:rPr>
              <w:br/>
            </w:r>
            <w:r w:rsidRPr="00C74F38">
              <w:rPr>
                <w:rFonts w:ascii="Calibri" w:hAnsi="Calibri" w:eastAsia="Times New Roman" w:cs="Calibri"/>
                <w:b/>
                <w:bCs/>
                <w:color w:val="FFFFFF"/>
                <w:sz w:val="16"/>
                <w:szCs w:val="16"/>
                <w:lang w:eastAsia="en-GB"/>
              </w:rPr>
              <w:t>Bachelor Awarded</w:t>
            </w:r>
          </w:p>
        </w:tc>
        <w:tc>
          <w:tcPr>
            <w:tcW w:w="992" w:type="dxa"/>
            <w:tcBorders>
              <w:top w:val="nil"/>
              <w:left w:val="nil"/>
              <w:bottom w:val="nil"/>
              <w:right w:val="nil"/>
            </w:tcBorders>
            <w:shd w:val="clear" w:color="000000" w:fill="00B0F0"/>
            <w:vAlign w:val="bottom"/>
            <w:hideMark/>
          </w:tcPr>
          <w:p w:rsidRPr="00C74F38" w:rsidR="00C74F38" w:rsidP="00C74F38" w:rsidRDefault="00C74F38" w14:paraId="047E7FF3" w14:textId="77777777">
            <w:pPr>
              <w:autoSpaceDE/>
              <w:autoSpaceDN/>
              <w:adjustRightInd/>
              <w:spacing w:before="0" w:after="0"/>
              <w:jc w:val="center"/>
              <w:rPr>
                <w:rFonts w:ascii="Calibri" w:hAnsi="Calibri" w:eastAsia="Times New Roman" w:cs="Calibri"/>
                <w:b/>
                <w:bCs/>
                <w:color w:val="FFFFFF"/>
                <w:sz w:val="16"/>
                <w:szCs w:val="16"/>
                <w:lang w:eastAsia="en-GB"/>
              </w:rPr>
            </w:pPr>
            <w:r w:rsidRPr="00C74F38">
              <w:rPr>
                <w:rFonts w:ascii="Calibri" w:hAnsi="Calibri" w:eastAsia="Times New Roman" w:cs="Calibri"/>
                <w:b/>
                <w:bCs/>
                <w:color w:val="FFFFFF"/>
                <w:sz w:val="16"/>
                <w:szCs w:val="16"/>
                <w:lang w:eastAsia="en-GB"/>
              </w:rPr>
              <w:t xml:space="preserve">Doctorate awarded </w:t>
            </w:r>
            <w:r w:rsidRPr="00C74F38">
              <w:rPr>
                <w:rFonts w:ascii="Calibri" w:hAnsi="Calibri" w:eastAsia="Times New Roman" w:cs="Calibri"/>
                <w:b/>
                <w:bCs/>
                <w:color w:val="FFFFFF"/>
                <w:sz w:val="16"/>
                <w:szCs w:val="16"/>
                <w:lang w:eastAsia="en-GB"/>
              </w:rPr>
              <w:br/>
            </w:r>
            <w:r w:rsidRPr="00C74F38">
              <w:rPr>
                <w:rFonts w:ascii="Calibri" w:hAnsi="Calibri" w:eastAsia="Times New Roman" w:cs="Calibri"/>
                <w:b/>
                <w:bCs/>
                <w:color w:val="FFFFFF"/>
                <w:sz w:val="16"/>
                <w:szCs w:val="16"/>
                <w:lang w:eastAsia="en-GB"/>
              </w:rPr>
              <w:t>to academic staff</w:t>
            </w:r>
          </w:p>
        </w:tc>
        <w:tc>
          <w:tcPr>
            <w:tcW w:w="1134" w:type="dxa"/>
            <w:tcBorders>
              <w:top w:val="nil"/>
              <w:left w:val="nil"/>
              <w:bottom w:val="nil"/>
              <w:right w:val="nil"/>
            </w:tcBorders>
            <w:shd w:val="clear" w:color="000000" w:fill="00B0F0"/>
            <w:vAlign w:val="bottom"/>
            <w:hideMark/>
          </w:tcPr>
          <w:p w:rsidRPr="00C74F38" w:rsidR="00C74F38" w:rsidP="00C74F38" w:rsidRDefault="00C74F38" w14:paraId="03FF4A46" w14:textId="77777777">
            <w:pPr>
              <w:autoSpaceDE/>
              <w:autoSpaceDN/>
              <w:adjustRightInd/>
              <w:spacing w:before="0" w:after="0"/>
              <w:jc w:val="center"/>
              <w:rPr>
                <w:rFonts w:ascii="Calibri" w:hAnsi="Calibri" w:eastAsia="Times New Roman" w:cs="Calibri"/>
                <w:b/>
                <w:bCs/>
                <w:color w:val="FFFFFF"/>
                <w:sz w:val="16"/>
                <w:szCs w:val="16"/>
                <w:lang w:eastAsia="en-GB"/>
              </w:rPr>
            </w:pPr>
            <w:r w:rsidRPr="00C74F38">
              <w:rPr>
                <w:rFonts w:ascii="Calibri" w:hAnsi="Calibri" w:eastAsia="Times New Roman" w:cs="Calibri"/>
                <w:b/>
                <w:bCs/>
                <w:color w:val="FFFFFF"/>
                <w:sz w:val="16"/>
                <w:szCs w:val="16"/>
                <w:lang w:eastAsia="en-GB"/>
              </w:rPr>
              <w:t xml:space="preserve">Teaching </w:t>
            </w:r>
            <w:r w:rsidRPr="00C74F38">
              <w:rPr>
                <w:rFonts w:ascii="Calibri" w:hAnsi="Calibri" w:eastAsia="Times New Roman" w:cs="Calibri"/>
                <w:b/>
                <w:bCs/>
                <w:color w:val="FFFFFF"/>
                <w:sz w:val="16"/>
                <w:szCs w:val="16"/>
                <w:lang w:eastAsia="en-GB"/>
              </w:rPr>
              <w:br/>
            </w:r>
            <w:r w:rsidRPr="00C74F38">
              <w:rPr>
                <w:rFonts w:ascii="Calibri" w:hAnsi="Calibri" w:eastAsia="Times New Roman" w:cs="Calibri"/>
                <w:b/>
                <w:bCs/>
                <w:color w:val="FFFFFF"/>
                <w:sz w:val="16"/>
                <w:szCs w:val="16"/>
                <w:lang w:eastAsia="en-GB"/>
              </w:rPr>
              <w:t>reputation</w:t>
            </w:r>
          </w:p>
        </w:tc>
        <w:tc>
          <w:tcPr>
            <w:tcW w:w="1134" w:type="dxa"/>
            <w:tcBorders>
              <w:top w:val="nil"/>
              <w:left w:val="nil"/>
              <w:bottom w:val="nil"/>
              <w:right w:val="nil"/>
            </w:tcBorders>
            <w:shd w:val="clear" w:color="000000" w:fill="00B0F0"/>
            <w:vAlign w:val="bottom"/>
            <w:hideMark/>
          </w:tcPr>
          <w:p w:rsidRPr="00C74F38" w:rsidR="00C74F38" w:rsidP="00C74F38" w:rsidRDefault="00C74F38" w14:paraId="73D10D5C" w14:textId="77777777">
            <w:pPr>
              <w:autoSpaceDE/>
              <w:autoSpaceDN/>
              <w:adjustRightInd/>
              <w:spacing w:before="0" w:after="0"/>
              <w:jc w:val="center"/>
              <w:rPr>
                <w:rFonts w:ascii="Calibri" w:hAnsi="Calibri" w:eastAsia="Times New Roman" w:cs="Calibri"/>
                <w:b/>
                <w:bCs/>
                <w:color w:val="FFFFFF"/>
                <w:sz w:val="16"/>
                <w:szCs w:val="16"/>
                <w:lang w:eastAsia="en-GB"/>
              </w:rPr>
            </w:pPr>
            <w:r w:rsidRPr="00C74F38">
              <w:rPr>
                <w:rFonts w:ascii="Calibri" w:hAnsi="Calibri" w:eastAsia="Times New Roman" w:cs="Calibri"/>
                <w:b/>
                <w:bCs/>
                <w:color w:val="FFFFFF"/>
                <w:sz w:val="16"/>
                <w:szCs w:val="16"/>
                <w:lang w:eastAsia="en-GB"/>
              </w:rPr>
              <w:t xml:space="preserve">Institutional income </w:t>
            </w:r>
            <w:r w:rsidRPr="00C74F38">
              <w:rPr>
                <w:rFonts w:ascii="Calibri" w:hAnsi="Calibri" w:eastAsia="Times New Roman" w:cs="Calibri"/>
                <w:b/>
                <w:bCs/>
                <w:color w:val="FFFFFF"/>
                <w:sz w:val="16"/>
                <w:szCs w:val="16"/>
                <w:lang w:eastAsia="en-GB"/>
              </w:rPr>
              <w:br/>
            </w:r>
            <w:r w:rsidRPr="00C74F38">
              <w:rPr>
                <w:rFonts w:ascii="Calibri" w:hAnsi="Calibri" w:eastAsia="Times New Roman" w:cs="Calibri"/>
                <w:b/>
                <w:bCs/>
                <w:color w:val="FFFFFF"/>
                <w:sz w:val="16"/>
                <w:szCs w:val="16"/>
                <w:lang w:eastAsia="en-GB"/>
              </w:rPr>
              <w:t>to academic staff</w:t>
            </w:r>
          </w:p>
        </w:tc>
        <w:tc>
          <w:tcPr>
            <w:tcW w:w="993" w:type="dxa"/>
            <w:tcBorders>
              <w:top w:val="nil"/>
              <w:left w:val="nil"/>
              <w:bottom w:val="nil"/>
              <w:right w:val="nil"/>
            </w:tcBorders>
            <w:shd w:val="clear" w:color="000000" w:fill="00B0F0"/>
            <w:vAlign w:val="bottom"/>
            <w:hideMark/>
          </w:tcPr>
          <w:p w:rsidRPr="00C74F38" w:rsidR="00C74F38" w:rsidP="00C74F38" w:rsidRDefault="00C74F38" w14:paraId="35FA6986" w14:textId="77777777">
            <w:pPr>
              <w:autoSpaceDE/>
              <w:autoSpaceDN/>
              <w:adjustRightInd/>
              <w:spacing w:before="0" w:after="0"/>
              <w:jc w:val="center"/>
              <w:rPr>
                <w:rFonts w:ascii="Calibri" w:hAnsi="Calibri" w:eastAsia="Times New Roman" w:cs="Calibri"/>
                <w:b/>
                <w:bCs/>
                <w:color w:val="FFFFFF"/>
                <w:sz w:val="16"/>
                <w:szCs w:val="16"/>
                <w:lang w:eastAsia="en-GB"/>
              </w:rPr>
            </w:pPr>
            <w:r w:rsidRPr="00C74F38">
              <w:rPr>
                <w:rFonts w:ascii="Calibri" w:hAnsi="Calibri" w:eastAsia="Times New Roman" w:cs="Calibri"/>
                <w:b/>
                <w:bCs/>
                <w:color w:val="FFFFFF"/>
                <w:sz w:val="16"/>
                <w:szCs w:val="16"/>
                <w:lang w:eastAsia="en-GB"/>
              </w:rPr>
              <w:t xml:space="preserve">Students to </w:t>
            </w:r>
            <w:r w:rsidRPr="00C74F38">
              <w:rPr>
                <w:rFonts w:ascii="Calibri" w:hAnsi="Calibri" w:eastAsia="Times New Roman" w:cs="Calibri"/>
                <w:b/>
                <w:bCs/>
                <w:color w:val="FFFFFF"/>
                <w:sz w:val="16"/>
                <w:szCs w:val="16"/>
                <w:lang w:eastAsia="en-GB"/>
              </w:rPr>
              <w:br/>
            </w:r>
            <w:r w:rsidRPr="00C74F38">
              <w:rPr>
                <w:rFonts w:ascii="Calibri" w:hAnsi="Calibri" w:eastAsia="Times New Roman" w:cs="Calibri"/>
                <w:b/>
                <w:bCs/>
                <w:color w:val="FFFFFF"/>
                <w:sz w:val="16"/>
                <w:szCs w:val="16"/>
                <w:lang w:eastAsia="en-GB"/>
              </w:rPr>
              <w:t>academic staff ratio</w:t>
            </w:r>
          </w:p>
        </w:tc>
        <w:tc>
          <w:tcPr>
            <w:tcW w:w="1134" w:type="dxa"/>
            <w:tcBorders>
              <w:top w:val="nil"/>
              <w:left w:val="nil"/>
              <w:bottom w:val="nil"/>
              <w:right w:val="nil"/>
            </w:tcBorders>
            <w:shd w:val="clear" w:color="000000" w:fill="00B0F0"/>
            <w:noWrap/>
            <w:vAlign w:val="bottom"/>
            <w:hideMark/>
          </w:tcPr>
          <w:p w:rsidRPr="00C74F38" w:rsidR="00C74F38" w:rsidP="00C74F38" w:rsidRDefault="00C74F38" w14:paraId="62AF111F" w14:textId="77777777">
            <w:pPr>
              <w:autoSpaceDE/>
              <w:autoSpaceDN/>
              <w:adjustRightInd/>
              <w:spacing w:before="0" w:after="0"/>
              <w:jc w:val="center"/>
              <w:rPr>
                <w:rFonts w:ascii="Calibri" w:hAnsi="Calibri" w:eastAsia="Times New Roman" w:cs="Calibri"/>
                <w:b/>
                <w:bCs/>
                <w:color w:val="FFFFFF"/>
                <w:sz w:val="16"/>
                <w:szCs w:val="16"/>
                <w:lang w:eastAsia="en-GB"/>
              </w:rPr>
            </w:pPr>
            <w:r w:rsidRPr="00C74F38">
              <w:rPr>
                <w:rFonts w:ascii="Calibri" w:hAnsi="Calibri" w:eastAsia="Times New Roman" w:cs="Calibri"/>
                <w:b/>
                <w:bCs/>
                <w:color w:val="FFFFFF"/>
                <w:sz w:val="16"/>
                <w:szCs w:val="16"/>
                <w:lang w:eastAsia="en-GB"/>
              </w:rPr>
              <w:t>Publications per staff</w:t>
            </w:r>
          </w:p>
        </w:tc>
        <w:tc>
          <w:tcPr>
            <w:tcW w:w="1275" w:type="dxa"/>
            <w:tcBorders>
              <w:top w:val="nil"/>
              <w:left w:val="nil"/>
              <w:bottom w:val="nil"/>
              <w:right w:val="nil"/>
            </w:tcBorders>
            <w:shd w:val="clear" w:color="000000" w:fill="00B0F0"/>
            <w:vAlign w:val="bottom"/>
            <w:hideMark/>
          </w:tcPr>
          <w:p w:rsidRPr="00C74F38" w:rsidR="00C74F38" w:rsidP="00C74F38" w:rsidRDefault="00C74F38" w14:paraId="7130AB20" w14:textId="77777777">
            <w:pPr>
              <w:autoSpaceDE/>
              <w:autoSpaceDN/>
              <w:adjustRightInd/>
              <w:spacing w:before="0" w:after="0"/>
              <w:jc w:val="center"/>
              <w:rPr>
                <w:rFonts w:ascii="Calibri" w:hAnsi="Calibri" w:eastAsia="Times New Roman" w:cs="Calibri"/>
                <w:b/>
                <w:bCs/>
                <w:color w:val="FFFFFF"/>
                <w:sz w:val="16"/>
                <w:szCs w:val="16"/>
                <w:lang w:eastAsia="en-GB"/>
              </w:rPr>
            </w:pPr>
            <w:r w:rsidRPr="00C74F38">
              <w:rPr>
                <w:rFonts w:ascii="Calibri" w:hAnsi="Calibri" w:eastAsia="Times New Roman" w:cs="Calibri"/>
                <w:b/>
                <w:bCs/>
                <w:color w:val="FFFFFF"/>
                <w:sz w:val="16"/>
                <w:szCs w:val="16"/>
                <w:lang w:eastAsia="en-GB"/>
              </w:rPr>
              <w:t xml:space="preserve">Research income </w:t>
            </w:r>
            <w:r w:rsidRPr="00C74F38">
              <w:rPr>
                <w:rFonts w:ascii="Calibri" w:hAnsi="Calibri" w:eastAsia="Times New Roman" w:cs="Calibri"/>
                <w:b/>
                <w:bCs/>
                <w:color w:val="FFFFFF"/>
                <w:sz w:val="16"/>
                <w:szCs w:val="16"/>
                <w:lang w:eastAsia="en-GB"/>
              </w:rPr>
              <w:br/>
            </w:r>
            <w:r w:rsidRPr="00C74F38">
              <w:rPr>
                <w:rFonts w:ascii="Calibri" w:hAnsi="Calibri" w:eastAsia="Times New Roman" w:cs="Calibri"/>
                <w:b/>
                <w:bCs/>
                <w:color w:val="FFFFFF"/>
                <w:sz w:val="16"/>
                <w:szCs w:val="16"/>
                <w:lang w:eastAsia="en-GB"/>
              </w:rPr>
              <w:t>to academic staff</w:t>
            </w:r>
          </w:p>
        </w:tc>
        <w:tc>
          <w:tcPr>
            <w:tcW w:w="993" w:type="dxa"/>
            <w:tcBorders>
              <w:top w:val="nil"/>
              <w:left w:val="nil"/>
              <w:bottom w:val="nil"/>
              <w:right w:val="nil"/>
            </w:tcBorders>
            <w:shd w:val="clear" w:color="000000" w:fill="00B0F0"/>
            <w:vAlign w:val="bottom"/>
            <w:hideMark/>
          </w:tcPr>
          <w:p w:rsidRPr="00C74F38" w:rsidR="00C74F38" w:rsidP="00C74F38" w:rsidRDefault="00C74F38" w14:paraId="7321D4CC" w14:textId="77777777">
            <w:pPr>
              <w:autoSpaceDE/>
              <w:autoSpaceDN/>
              <w:adjustRightInd/>
              <w:spacing w:before="0" w:after="0"/>
              <w:jc w:val="center"/>
              <w:rPr>
                <w:rFonts w:ascii="Calibri" w:hAnsi="Calibri" w:eastAsia="Times New Roman" w:cs="Calibri"/>
                <w:b/>
                <w:bCs/>
                <w:color w:val="FFFFFF"/>
                <w:sz w:val="16"/>
                <w:szCs w:val="16"/>
                <w:lang w:eastAsia="en-GB"/>
              </w:rPr>
            </w:pPr>
            <w:r w:rsidRPr="00C74F38">
              <w:rPr>
                <w:rFonts w:ascii="Calibri" w:hAnsi="Calibri" w:eastAsia="Times New Roman" w:cs="Calibri"/>
                <w:b/>
                <w:bCs/>
                <w:color w:val="FFFFFF"/>
                <w:sz w:val="16"/>
                <w:szCs w:val="16"/>
                <w:lang w:eastAsia="en-GB"/>
              </w:rPr>
              <w:t xml:space="preserve">Research </w:t>
            </w:r>
            <w:r w:rsidRPr="00C74F38">
              <w:rPr>
                <w:rFonts w:ascii="Calibri" w:hAnsi="Calibri" w:eastAsia="Times New Roman" w:cs="Calibri"/>
                <w:b/>
                <w:bCs/>
                <w:color w:val="FFFFFF"/>
                <w:sz w:val="16"/>
                <w:szCs w:val="16"/>
                <w:lang w:eastAsia="en-GB"/>
              </w:rPr>
              <w:br/>
            </w:r>
            <w:r w:rsidRPr="00C74F38">
              <w:rPr>
                <w:rFonts w:ascii="Calibri" w:hAnsi="Calibri" w:eastAsia="Times New Roman" w:cs="Calibri"/>
                <w:b/>
                <w:bCs/>
                <w:color w:val="FFFFFF"/>
                <w:sz w:val="16"/>
                <w:szCs w:val="16"/>
                <w:lang w:eastAsia="en-GB"/>
              </w:rPr>
              <w:t>reputation</w:t>
            </w:r>
          </w:p>
        </w:tc>
        <w:tc>
          <w:tcPr>
            <w:tcW w:w="1134" w:type="dxa"/>
            <w:tcBorders>
              <w:top w:val="nil"/>
              <w:left w:val="nil"/>
              <w:bottom w:val="nil"/>
              <w:right w:val="nil"/>
            </w:tcBorders>
            <w:shd w:val="clear" w:color="000000" w:fill="00B0F0"/>
            <w:vAlign w:val="bottom"/>
            <w:hideMark/>
          </w:tcPr>
          <w:p w:rsidRPr="00C74F38" w:rsidR="00C74F38" w:rsidP="00C74F38" w:rsidRDefault="00C74F38" w14:paraId="73ED7EC8" w14:textId="77777777">
            <w:pPr>
              <w:autoSpaceDE/>
              <w:autoSpaceDN/>
              <w:adjustRightInd/>
              <w:spacing w:before="0" w:after="0"/>
              <w:jc w:val="center"/>
              <w:rPr>
                <w:rFonts w:ascii="Calibri" w:hAnsi="Calibri" w:eastAsia="Times New Roman" w:cs="Calibri"/>
                <w:b/>
                <w:bCs/>
                <w:color w:val="FFFFFF"/>
                <w:sz w:val="16"/>
                <w:szCs w:val="16"/>
                <w:lang w:eastAsia="en-GB"/>
              </w:rPr>
            </w:pPr>
            <w:r w:rsidRPr="00C74F38">
              <w:rPr>
                <w:rFonts w:ascii="Calibri" w:hAnsi="Calibri" w:eastAsia="Times New Roman" w:cs="Calibri"/>
                <w:b/>
                <w:bCs/>
                <w:color w:val="FFFFFF"/>
                <w:sz w:val="16"/>
                <w:szCs w:val="16"/>
                <w:lang w:eastAsia="en-GB"/>
              </w:rPr>
              <w:t xml:space="preserve">Industry income </w:t>
            </w:r>
            <w:r w:rsidRPr="00C74F38">
              <w:rPr>
                <w:rFonts w:ascii="Calibri" w:hAnsi="Calibri" w:eastAsia="Times New Roman" w:cs="Calibri"/>
                <w:b/>
                <w:bCs/>
                <w:color w:val="FFFFFF"/>
                <w:sz w:val="16"/>
                <w:szCs w:val="16"/>
                <w:lang w:eastAsia="en-GB"/>
              </w:rPr>
              <w:br/>
            </w:r>
            <w:r w:rsidRPr="00C74F38">
              <w:rPr>
                <w:rFonts w:ascii="Calibri" w:hAnsi="Calibri" w:eastAsia="Times New Roman" w:cs="Calibri"/>
                <w:b/>
                <w:bCs/>
                <w:color w:val="FFFFFF"/>
                <w:sz w:val="16"/>
                <w:szCs w:val="16"/>
                <w:lang w:eastAsia="en-GB"/>
              </w:rPr>
              <w:t>to academic staff</w:t>
            </w:r>
          </w:p>
        </w:tc>
        <w:tc>
          <w:tcPr>
            <w:tcW w:w="1134" w:type="dxa"/>
            <w:tcBorders>
              <w:top w:val="nil"/>
              <w:left w:val="nil"/>
              <w:bottom w:val="nil"/>
              <w:right w:val="nil"/>
            </w:tcBorders>
            <w:shd w:val="clear" w:color="000000" w:fill="00B0F0"/>
            <w:vAlign w:val="bottom"/>
            <w:hideMark/>
          </w:tcPr>
          <w:p w:rsidRPr="00C74F38" w:rsidR="00C74F38" w:rsidP="00C74F38" w:rsidRDefault="00C74F38" w14:paraId="7925B56A" w14:textId="77777777">
            <w:pPr>
              <w:autoSpaceDE/>
              <w:autoSpaceDN/>
              <w:adjustRightInd/>
              <w:spacing w:before="0" w:after="0"/>
              <w:jc w:val="center"/>
              <w:rPr>
                <w:rFonts w:ascii="Calibri" w:hAnsi="Calibri" w:eastAsia="Times New Roman" w:cs="Calibri"/>
                <w:b/>
                <w:bCs/>
                <w:color w:val="FFFFFF"/>
                <w:sz w:val="16"/>
                <w:szCs w:val="16"/>
                <w:lang w:eastAsia="en-GB"/>
              </w:rPr>
            </w:pPr>
            <w:r w:rsidRPr="00C74F38">
              <w:rPr>
                <w:rFonts w:ascii="Calibri" w:hAnsi="Calibri" w:eastAsia="Times New Roman" w:cs="Calibri"/>
                <w:b/>
                <w:bCs/>
                <w:color w:val="FFFFFF"/>
                <w:sz w:val="16"/>
                <w:szCs w:val="16"/>
                <w:lang w:eastAsia="en-GB"/>
              </w:rPr>
              <w:t xml:space="preserve">Proportion of international </w:t>
            </w:r>
            <w:r w:rsidRPr="00C74F38">
              <w:rPr>
                <w:rFonts w:ascii="Calibri" w:hAnsi="Calibri" w:eastAsia="Times New Roman" w:cs="Calibri"/>
                <w:b/>
                <w:bCs/>
                <w:color w:val="FFFFFF"/>
                <w:sz w:val="16"/>
                <w:szCs w:val="16"/>
                <w:lang w:eastAsia="en-GB"/>
              </w:rPr>
              <w:br/>
            </w:r>
            <w:r w:rsidRPr="00C74F38">
              <w:rPr>
                <w:rFonts w:ascii="Calibri" w:hAnsi="Calibri" w:eastAsia="Times New Roman" w:cs="Calibri"/>
                <w:b/>
                <w:bCs/>
                <w:color w:val="FFFFFF"/>
                <w:sz w:val="16"/>
                <w:szCs w:val="16"/>
                <w:lang w:eastAsia="en-GB"/>
              </w:rPr>
              <w:t>academic staff</w:t>
            </w:r>
          </w:p>
        </w:tc>
        <w:tc>
          <w:tcPr>
            <w:tcW w:w="993" w:type="dxa"/>
            <w:tcBorders>
              <w:top w:val="nil"/>
              <w:left w:val="nil"/>
              <w:bottom w:val="nil"/>
              <w:right w:val="nil"/>
            </w:tcBorders>
            <w:shd w:val="clear" w:color="000000" w:fill="00B0F0"/>
            <w:vAlign w:val="bottom"/>
            <w:hideMark/>
          </w:tcPr>
          <w:p w:rsidRPr="00C74F38" w:rsidR="00C74F38" w:rsidP="00C74F38" w:rsidRDefault="00C74F38" w14:paraId="36AD9FF7" w14:textId="77777777">
            <w:pPr>
              <w:autoSpaceDE/>
              <w:autoSpaceDN/>
              <w:adjustRightInd/>
              <w:spacing w:before="0" w:after="0"/>
              <w:jc w:val="center"/>
              <w:rPr>
                <w:rFonts w:ascii="Calibri" w:hAnsi="Calibri" w:eastAsia="Times New Roman" w:cs="Calibri"/>
                <w:b/>
                <w:bCs/>
                <w:color w:val="FFFFFF"/>
                <w:sz w:val="16"/>
                <w:szCs w:val="16"/>
                <w:lang w:eastAsia="en-GB"/>
              </w:rPr>
            </w:pPr>
            <w:r w:rsidRPr="00C74F38">
              <w:rPr>
                <w:rFonts w:ascii="Calibri" w:hAnsi="Calibri" w:eastAsia="Times New Roman" w:cs="Calibri"/>
                <w:b/>
                <w:bCs/>
                <w:color w:val="FFFFFF"/>
                <w:sz w:val="16"/>
                <w:szCs w:val="16"/>
                <w:lang w:eastAsia="en-GB"/>
              </w:rPr>
              <w:t xml:space="preserve">International </w:t>
            </w:r>
            <w:r w:rsidRPr="00C74F38">
              <w:rPr>
                <w:rFonts w:ascii="Calibri" w:hAnsi="Calibri" w:eastAsia="Times New Roman" w:cs="Calibri"/>
                <w:b/>
                <w:bCs/>
                <w:color w:val="FFFFFF"/>
                <w:sz w:val="16"/>
                <w:szCs w:val="16"/>
                <w:lang w:eastAsia="en-GB"/>
              </w:rPr>
              <w:br/>
            </w:r>
            <w:r w:rsidRPr="00C74F38">
              <w:rPr>
                <w:rFonts w:ascii="Calibri" w:hAnsi="Calibri" w:eastAsia="Times New Roman" w:cs="Calibri"/>
                <w:b/>
                <w:bCs/>
                <w:color w:val="FFFFFF"/>
                <w:sz w:val="16"/>
                <w:szCs w:val="16"/>
                <w:lang w:eastAsia="en-GB"/>
              </w:rPr>
              <w:t>co-authorship</w:t>
            </w:r>
          </w:p>
        </w:tc>
        <w:tc>
          <w:tcPr>
            <w:tcW w:w="850" w:type="dxa"/>
            <w:tcBorders>
              <w:top w:val="nil"/>
              <w:left w:val="nil"/>
              <w:bottom w:val="nil"/>
              <w:right w:val="nil"/>
            </w:tcBorders>
            <w:shd w:val="clear" w:color="000000" w:fill="00B0F0"/>
            <w:vAlign w:val="bottom"/>
            <w:hideMark/>
          </w:tcPr>
          <w:p w:rsidRPr="00C74F38" w:rsidR="00C74F38" w:rsidP="00C74F38" w:rsidRDefault="00C74F38" w14:paraId="3DDE9555" w14:textId="77777777">
            <w:pPr>
              <w:autoSpaceDE/>
              <w:autoSpaceDN/>
              <w:adjustRightInd/>
              <w:spacing w:before="0" w:after="0"/>
              <w:jc w:val="center"/>
              <w:rPr>
                <w:rFonts w:ascii="Calibri" w:hAnsi="Calibri" w:eastAsia="Times New Roman" w:cs="Calibri"/>
                <w:b/>
                <w:bCs/>
                <w:color w:val="FFFFFF"/>
                <w:sz w:val="16"/>
                <w:szCs w:val="16"/>
                <w:lang w:eastAsia="en-GB"/>
              </w:rPr>
            </w:pPr>
            <w:r w:rsidRPr="00C74F38">
              <w:rPr>
                <w:rFonts w:ascii="Calibri" w:hAnsi="Calibri" w:eastAsia="Times New Roman" w:cs="Calibri"/>
                <w:b/>
                <w:bCs/>
                <w:color w:val="FFFFFF"/>
                <w:sz w:val="16"/>
                <w:szCs w:val="16"/>
                <w:lang w:eastAsia="en-GB"/>
              </w:rPr>
              <w:t xml:space="preserve">Proportion of </w:t>
            </w:r>
            <w:r w:rsidRPr="00C74F38">
              <w:rPr>
                <w:rFonts w:ascii="Calibri" w:hAnsi="Calibri" w:eastAsia="Times New Roman" w:cs="Calibri"/>
                <w:b/>
                <w:bCs/>
                <w:color w:val="FFFFFF"/>
                <w:sz w:val="16"/>
                <w:szCs w:val="16"/>
                <w:lang w:eastAsia="en-GB"/>
              </w:rPr>
              <w:br/>
            </w:r>
            <w:r w:rsidRPr="00C74F38">
              <w:rPr>
                <w:rFonts w:ascii="Calibri" w:hAnsi="Calibri" w:eastAsia="Times New Roman" w:cs="Calibri"/>
                <w:b/>
                <w:bCs/>
                <w:color w:val="FFFFFF"/>
                <w:sz w:val="16"/>
                <w:szCs w:val="16"/>
                <w:lang w:eastAsia="en-GB"/>
              </w:rPr>
              <w:t>international students</w:t>
            </w:r>
          </w:p>
        </w:tc>
      </w:tr>
      <w:tr w:rsidRPr="00C74F38" w:rsidR="00602FE2" w:rsidTr="00694CBD" w14:paraId="0586A357" w14:textId="77777777">
        <w:trPr>
          <w:trHeight w:val="20"/>
        </w:trPr>
        <w:tc>
          <w:tcPr>
            <w:tcW w:w="2560"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694CBD" w:rsidR="00C74F38" w:rsidP="00C74F38" w:rsidRDefault="00C74F38" w14:paraId="4FD85DE8" w14:textId="77777777">
            <w:pPr>
              <w:autoSpaceDE/>
              <w:autoSpaceDN/>
              <w:adjustRightInd/>
              <w:spacing w:before="0" w:after="0"/>
              <w:rPr>
                <w:rFonts w:ascii="Calibri" w:hAnsi="Calibri" w:eastAsia="Times New Roman" w:cs="Calibri"/>
                <w:b/>
                <w:bCs/>
                <w:color w:val="000000"/>
                <w:sz w:val="16"/>
                <w:szCs w:val="16"/>
                <w:lang w:eastAsia="en-GB"/>
              </w:rPr>
            </w:pPr>
            <w:r w:rsidRPr="00694CBD">
              <w:rPr>
                <w:rFonts w:ascii="Calibri" w:hAnsi="Calibri" w:eastAsia="Times New Roman" w:cs="Calibri"/>
                <w:b/>
                <w:bCs/>
                <w:color w:val="000000"/>
                <w:sz w:val="16"/>
                <w:szCs w:val="16"/>
                <w:lang w:eastAsia="en-GB"/>
              </w:rPr>
              <w:t>University of Newcastle</w:t>
            </w:r>
          </w:p>
        </w:tc>
        <w:tc>
          <w:tcPr>
            <w:tcW w:w="984" w:type="dxa"/>
            <w:tcBorders>
              <w:top w:val="single" w:color="auto" w:sz="4" w:space="0"/>
              <w:left w:val="nil"/>
              <w:bottom w:val="single" w:color="auto" w:sz="4" w:space="0"/>
              <w:right w:val="single" w:color="auto" w:sz="4" w:space="0"/>
            </w:tcBorders>
            <w:shd w:val="clear" w:color="auto" w:fill="auto"/>
            <w:noWrap/>
            <w:vAlign w:val="bottom"/>
            <w:hideMark/>
          </w:tcPr>
          <w:p w:rsidRPr="00694CBD" w:rsidR="00C74F38" w:rsidP="00C74F38" w:rsidRDefault="00C74F38" w14:paraId="3A97700A" w14:textId="77777777">
            <w:pPr>
              <w:autoSpaceDE/>
              <w:autoSpaceDN/>
              <w:adjustRightInd/>
              <w:spacing w:before="0" w:after="0"/>
              <w:jc w:val="center"/>
              <w:rPr>
                <w:rFonts w:ascii="Calibri" w:hAnsi="Calibri" w:eastAsia="Times New Roman" w:cs="Calibri"/>
                <w:b/>
                <w:bCs/>
                <w:color w:val="000000"/>
                <w:sz w:val="16"/>
                <w:szCs w:val="16"/>
                <w:lang w:eastAsia="en-GB"/>
              </w:rPr>
            </w:pPr>
            <w:r w:rsidRPr="00694CBD">
              <w:rPr>
                <w:rFonts w:ascii="Calibri" w:hAnsi="Calibri" w:eastAsia="Times New Roman" w:cs="Calibri"/>
                <w:b/>
                <w:bCs/>
                <w:color w:val="000000"/>
                <w:sz w:val="16"/>
                <w:szCs w:val="16"/>
                <w:lang w:eastAsia="en-GB"/>
              </w:rPr>
              <w:t>0.05</w:t>
            </w:r>
          </w:p>
        </w:tc>
        <w:tc>
          <w:tcPr>
            <w:tcW w:w="992" w:type="dxa"/>
            <w:tcBorders>
              <w:top w:val="single" w:color="auto" w:sz="4" w:space="0"/>
              <w:left w:val="nil"/>
              <w:bottom w:val="single" w:color="auto" w:sz="4" w:space="0"/>
              <w:right w:val="single" w:color="auto" w:sz="4" w:space="0"/>
            </w:tcBorders>
            <w:shd w:val="clear" w:color="auto" w:fill="auto"/>
            <w:noWrap/>
            <w:vAlign w:val="bottom"/>
            <w:hideMark/>
          </w:tcPr>
          <w:p w:rsidRPr="00694CBD" w:rsidR="00C74F38" w:rsidP="00C74F38" w:rsidRDefault="00C74F38" w14:paraId="5EB1F28B" w14:textId="77777777">
            <w:pPr>
              <w:autoSpaceDE/>
              <w:autoSpaceDN/>
              <w:adjustRightInd/>
              <w:spacing w:before="0" w:after="0"/>
              <w:jc w:val="center"/>
              <w:rPr>
                <w:rFonts w:ascii="Calibri" w:hAnsi="Calibri" w:eastAsia="Times New Roman" w:cs="Calibri"/>
                <w:b/>
                <w:bCs/>
                <w:color w:val="000000"/>
                <w:sz w:val="16"/>
                <w:szCs w:val="16"/>
                <w:lang w:eastAsia="en-GB"/>
              </w:rPr>
            </w:pPr>
            <w:r w:rsidRPr="00694CBD">
              <w:rPr>
                <w:rFonts w:ascii="Calibri" w:hAnsi="Calibri" w:eastAsia="Times New Roman" w:cs="Calibri"/>
                <w:b/>
                <w:bCs/>
                <w:color w:val="000000"/>
                <w:sz w:val="16"/>
                <w:szCs w:val="16"/>
                <w:lang w:eastAsia="en-GB"/>
              </w:rPr>
              <w:t>0.35</w:t>
            </w:r>
          </w:p>
        </w:tc>
        <w:tc>
          <w:tcPr>
            <w:tcW w:w="1134" w:type="dxa"/>
            <w:tcBorders>
              <w:top w:val="single" w:color="auto" w:sz="4" w:space="0"/>
              <w:left w:val="nil"/>
              <w:bottom w:val="single" w:color="auto" w:sz="4" w:space="0"/>
              <w:right w:val="single" w:color="auto" w:sz="4" w:space="0"/>
            </w:tcBorders>
            <w:shd w:val="clear" w:color="auto" w:fill="auto"/>
            <w:noWrap/>
            <w:vAlign w:val="bottom"/>
            <w:hideMark/>
          </w:tcPr>
          <w:p w:rsidRPr="00694CBD" w:rsidR="00C74F38" w:rsidP="00C74F38" w:rsidRDefault="00C74F38" w14:paraId="6BB2A033" w14:textId="77777777">
            <w:pPr>
              <w:autoSpaceDE/>
              <w:autoSpaceDN/>
              <w:adjustRightInd/>
              <w:spacing w:before="0" w:after="0"/>
              <w:jc w:val="center"/>
              <w:rPr>
                <w:rFonts w:ascii="Calibri" w:hAnsi="Calibri" w:eastAsia="Times New Roman" w:cs="Calibri"/>
                <w:b/>
                <w:bCs/>
                <w:color w:val="000000"/>
                <w:sz w:val="16"/>
                <w:szCs w:val="16"/>
                <w:lang w:eastAsia="en-GB"/>
              </w:rPr>
            </w:pPr>
            <w:r w:rsidRPr="00694CBD">
              <w:rPr>
                <w:rFonts w:ascii="Calibri" w:hAnsi="Calibri" w:eastAsia="Times New Roman" w:cs="Calibri"/>
                <w:b/>
                <w:bCs/>
                <w:color w:val="000000"/>
                <w:sz w:val="16"/>
                <w:szCs w:val="16"/>
                <w:lang w:eastAsia="en-GB"/>
              </w:rPr>
              <w:t>58.9</w:t>
            </w:r>
          </w:p>
        </w:tc>
        <w:tc>
          <w:tcPr>
            <w:tcW w:w="1134" w:type="dxa"/>
            <w:tcBorders>
              <w:top w:val="single" w:color="auto" w:sz="4" w:space="0"/>
              <w:left w:val="nil"/>
              <w:bottom w:val="single" w:color="auto" w:sz="4" w:space="0"/>
              <w:right w:val="single" w:color="auto" w:sz="4" w:space="0"/>
            </w:tcBorders>
            <w:shd w:val="clear" w:color="auto" w:fill="auto"/>
            <w:noWrap/>
            <w:vAlign w:val="bottom"/>
            <w:hideMark/>
          </w:tcPr>
          <w:p w:rsidRPr="00694CBD" w:rsidR="00C74F38" w:rsidP="00C74F38" w:rsidRDefault="00C74F38" w14:paraId="3EB8BF56" w14:textId="77777777">
            <w:pPr>
              <w:autoSpaceDE/>
              <w:autoSpaceDN/>
              <w:adjustRightInd/>
              <w:spacing w:before="0" w:after="0"/>
              <w:jc w:val="center"/>
              <w:rPr>
                <w:rFonts w:ascii="Calibri" w:hAnsi="Calibri" w:eastAsia="Times New Roman" w:cs="Calibri"/>
                <w:b/>
                <w:bCs/>
                <w:color w:val="000000"/>
                <w:sz w:val="16"/>
                <w:szCs w:val="16"/>
                <w:lang w:eastAsia="en-GB"/>
              </w:rPr>
            </w:pPr>
            <w:r w:rsidRPr="00694CBD">
              <w:rPr>
                <w:rFonts w:ascii="Calibri" w:hAnsi="Calibri" w:eastAsia="Times New Roman" w:cs="Calibri"/>
                <w:b/>
                <w:bCs/>
                <w:color w:val="000000"/>
                <w:sz w:val="16"/>
                <w:szCs w:val="16"/>
                <w:lang w:eastAsia="en-GB"/>
              </w:rPr>
              <w:t>689223</w:t>
            </w:r>
          </w:p>
        </w:tc>
        <w:tc>
          <w:tcPr>
            <w:tcW w:w="993" w:type="dxa"/>
            <w:tcBorders>
              <w:top w:val="single" w:color="auto" w:sz="4" w:space="0"/>
              <w:left w:val="nil"/>
              <w:bottom w:val="single" w:color="auto" w:sz="4" w:space="0"/>
              <w:right w:val="single" w:color="auto" w:sz="4" w:space="0"/>
            </w:tcBorders>
            <w:shd w:val="clear" w:color="auto" w:fill="auto"/>
            <w:noWrap/>
            <w:vAlign w:val="bottom"/>
            <w:hideMark/>
          </w:tcPr>
          <w:p w:rsidRPr="00694CBD" w:rsidR="00C74F38" w:rsidP="00C74F38" w:rsidRDefault="00C74F38" w14:paraId="509114FE" w14:textId="77777777">
            <w:pPr>
              <w:autoSpaceDE/>
              <w:autoSpaceDN/>
              <w:adjustRightInd/>
              <w:spacing w:before="0" w:after="0"/>
              <w:jc w:val="center"/>
              <w:rPr>
                <w:rFonts w:ascii="Calibri" w:hAnsi="Calibri" w:eastAsia="Times New Roman" w:cs="Calibri"/>
                <w:b/>
                <w:bCs/>
                <w:color w:val="000000"/>
                <w:sz w:val="16"/>
                <w:szCs w:val="16"/>
                <w:lang w:eastAsia="en-GB"/>
              </w:rPr>
            </w:pPr>
            <w:r w:rsidRPr="00694CBD">
              <w:rPr>
                <w:rFonts w:ascii="Calibri" w:hAnsi="Calibri" w:eastAsia="Times New Roman" w:cs="Calibri"/>
                <w:b/>
                <w:bCs/>
                <w:color w:val="000000"/>
                <w:sz w:val="16"/>
                <w:szCs w:val="16"/>
                <w:lang w:eastAsia="en-GB"/>
              </w:rPr>
              <w:t>29.5</w:t>
            </w:r>
          </w:p>
        </w:tc>
        <w:tc>
          <w:tcPr>
            <w:tcW w:w="1134" w:type="dxa"/>
            <w:tcBorders>
              <w:top w:val="single" w:color="auto" w:sz="4" w:space="0"/>
              <w:left w:val="nil"/>
              <w:bottom w:val="single" w:color="auto" w:sz="4" w:space="0"/>
              <w:right w:val="single" w:color="auto" w:sz="4" w:space="0"/>
            </w:tcBorders>
            <w:shd w:val="clear" w:color="auto" w:fill="auto"/>
            <w:noWrap/>
            <w:vAlign w:val="bottom"/>
            <w:hideMark/>
          </w:tcPr>
          <w:p w:rsidRPr="00694CBD" w:rsidR="00C74F38" w:rsidP="00C74F38" w:rsidRDefault="00C74F38" w14:paraId="68DF2A70" w14:textId="77777777">
            <w:pPr>
              <w:autoSpaceDE/>
              <w:autoSpaceDN/>
              <w:adjustRightInd/>
              <w:spacing w:before="0" w:after="0"/>
              <w:jc w:val="center"/>
              <w:rPr>
                <w:rFonts w:ascii="Calibri" w:hAnsi="Calibri" w:eastAsia="Times New Roman" w:cs="Calibri"/>
                <w:b/>
                <w:bCs/>
                <w:color w:val="000000"/>
                <w:sz w:val="16"/>
                <w:szCs w:val="16"/>
                <w:lang w:eastAsia="en-GB"/>
              </w:rPr>
            </w:pPr>
            <w:r w:rsidRPr="00694CBD">
              <w:rPr>
                <w:rFonts w:ascii="Calibri" w:hAnsi="Calibri" w:eastAsia="Times New Roman" w:cs="Calibri"/>
                <w:b/>
                <w:bCs/>
                <w:color w:val="000000"/>
                <w:sz w:val="16"/>
                <w:szCs w:val="16"/>
                <w:lang w:eastAsia="en-GB"/>
              </w:rPr>
              <w:t>12.6</w:t>
            </w:r>
          </w:p>
        </w:tc>
        <w:tc>
          <w:tcPr>
            <w:tcW w:w="1275" w:type="dxa"/>
            <w:tcBorders>
              <w:top w:val="single" w:color="auto" w:sz="4" w:space="0"/>
              <w:left w:val="nil"/>
              <w:bottom w:val="single" w:color="auto" w:sz="4" w:space="0"/>
              <w:right w:val="single" w:color="auto" w:sz="4" w:space="0"/>
            </w:tcBorders>
            <w:shd w:val="clear" w:color="auto" w:fill="auto"/>
            <w:noWrap/>
            <w:vAlign w:val="bottom"/>
            <w:hideMark/>
          </w:tcPr>
          <w:p w:rsidRPr="00694CBD" w:rsidR="00C74F38" w:rsidP="00C74F38" w:rsidRDefault="00C74F38" w14:paraId="546C068B" w14:textId="77777777">
            <w:pPr>
              <w:autoSpaceDE/>
              <w:autoSpaceDN/>
              <w:adjustRightInd/>
              <w:spacing w:before="0" w:after="0"/>
              <w:jc w:val="center"/>
              <w:rPr>
                <w:rFonts w:ascii="Calibri" w:hAnsi="Calibri" w:eastAsia="Times New Roman" w:cs="Calibri"/>
                <w:b/>
                <w:bCs/>
                <w:color w:val="000000"/>
                <w:sz w:val="16"/>
                <w:szCs w:val="16"/>
                <w:lang w:eastAsia="en-GB"/>
              </w:rPr>
            </w:pPr>
            <w:r w:rsidRPr="00694CBD">
              <w:rPr>
                <w:rFonts w:ascii="Calibri" w:hAnsi="Calibri" w:eastAsia="Times New Roman" w:cs="Calibri"/>
                <w:b/>
                <w:bCs/>
                <w:color w:val="000000"/>
                <w:sz w:val="16"/>
                <w:szCs w:val="16"/>
                <w:lang w:eastAsia="en-GB"/>
              </w:rPr>
              <w:t>152616</w:t>
            </w:r>
          </w:p>
        </w:tc>
        <w:tc>
          <w:tcPr>
            <w:tcW w:w="993" w:type="dxa"/>
            <w:tcBorders>
              <w:top w:val="single" w:color="auto" w:sz="4" w:space="0"/>
              <w:left w:val="nil"/>
              <w:bottom w:val="single" w:color="auto" w:sz="4" w:space="0"/>
              <w:right w:val="single" w:color="auto" w:sz="4" w:space="0"/>
            </w:tcBorders>
            <w:shd w:val="clear" w:color="auto" w:fill="auto"/>
            <w:noWrap/>
            <w:vAlign w:val="bottom"/>
            <w:hideMark/>
          </w:tcPr>
          <w:p w:rsidRPr="00694CBD" w:rsidR="00C74F38" w:rsidP="00C74F38" w:rsidRDefault="00C74F38" w14:paraId="4F43E600" w14:textId="77777777">
            <w:pPr>
              <w:autoSpaceDE/>
              <w:autoSpaceDN/>
              <w:adjustRightInd/>
              <w:spacing w:before="0" w:after="0"/>
              <w:jc w:val="center"/>
              <w:rPr>
                <w:rFonts w:ascii="Calibri" w:hAnsi="Calibri" w:eastAsia="Times New Roman" w:cs="Calibri"/>
                <w:b/>
                <w:bCs/>
                <w:color w:val="000000"/>
                <w:sz w:val="16"/>
                <w:szCs w:val="16"/>
                <w:lang w:eastAsia="en-GB"/>
              </w:rPr>
            </w:pPr>
            <w:r w:rsidRPr="00694CBD">
              <w:rPr>
                <w:rFonts w:ascii="Calibri" w:hAnsi="Calibri" w:eastAsia="Times New Roman" w:cs="Calibri"/>
                <w:b/>
                <w:bCs/>
                <w:color w:val="000000"/>
                <w:sz w:val="16"/>
                <w:szCs w:val="16"/>
                <w:lang w:eastAsia="en-GB"/>
              </w:rPr>
              <w:t>98.3</w:t>
            </w:r>
          </w:p>
        </w:tc>
        <w:tc>
          <w:tcPr>
            <w:tcW w:w="1134" w:type="dxa"/>
            <w:tcBorders>
              <w:top w:val="single" w:color="auto" w:sz="4" w:space="0"/>
              <w:left w:val="nil"/>
              <w:bottom w:val="single" w:color="auto" w:sz="4" w:space="0"/>
              <w:right w:val="single" w:color="auto" w:sz="4" w:space="0"/>
            </w:tcBorders>
            <w:shd w:val="clear" w:color="auto" w:fill="auto"/>
            <w:noWrap/>
            <w:vAlign w:val="bottom"/>
            <w:hideMark/>
          </w:tcPr>
          <w:p w:rsidRPr="00694CBD" w:rsidR="00C74F38" w:rsidP="00C74F38" w:rsidRDefault="00C74F38" w14:paraId="7ADB703A" w14:textId="77777777">
            <w:pPr>
              <w:autoSpaceDE/>
              <w:autoSpaceDN/>
              <w:adjustRightInd/>
              <w:spacing w:before="0" w:after="0"/>
              <w:jc w:val="center"/>
              <w:rPr>
                <w:rFonts w:ascii="Calibri" w:hAnsi="Calibri" w:eastAsia="Times New Roman" w:cs="Calibri"/>
                <w:b/>
                <w:bCs/>
                <w:color w:val="000000"/>
                <w:sz w:val="16"/>
                <w:szCs w:val="16"/>
                <w:lang w:eastAsia="en-GB"/>
              </w:rPr>
            </w:pPr>
            <w:r w:rsidRPr="00694CBD">
              <w:rPr>
                <w:rFonts w:ascii="Calibri" w:hAnsi="Calibri" w:eastAsia="Times New Roman" w:cs="Calibri"/>
                <w:b/>
                <w:bCs/>
                <w:color w:val="000000"/>
                <w:sz w:val="16"/>
                <w:szCs w:val="16"/>
                <w:lang w:eastAsia="en-GB"/>
              </w:rPr>
              <w:t>47858</w:t>
            </w:r>
          </w:p>
        </w:tc>
        <w:tc>
          <w:tcPr>
            <w:tcW w:w="1134" w:type="dxa"/>
            <w:tcBorders>
              <w:top w:val="single" w:color="auto" w:sz="4" w:space="0"/>
              <w:left w:val="nil"/>
              <w:bottom w:val="single" w:color="auto" w:sz="4" w:space="0"/>
              <w:right w:val="single" w:color="auto" w:sz="4" w:space="0"/>
            </w:tcBorders>
            <w:shd w:val="clear" w:color="auto" w:fill="auto"/>
            <w:noWrap/>
            <w:vAlign w:val="bottom"/>
            <w:hideMark/>
          </w:tcPr>
          <w:p w:rsidRPr="00694CBD" w:rsidR="00C74F38" w:rsidP="00C74F38" w:rsidRDefault="00C74F38" w14:paraId="4F6D664B" w14:textId="77777777">
            <w:pPr>
              <w:autoSpaceDE/>
              <w:autoSpaceDN/>
              <w:adjustRightInd/>
              <w:spacing w:before="0" w:after="0"/>
              <w:jc w:val="center"/>
              <w:rPr>
                <w:rFonts w:ascii="Calibri" w:hAnsi="Calibri" w:eastAsia="Times New Roman" w:cs="Calibri"/>
                <w:b/>
                <w:bCs/>
                <w:color w:val="000000"/>
                <w:sz w:val="16"/>
                <w:szCs w:val="16"/>
                <w:lang w:eastAsia="en-GB"/>
              </w:rPr>
            </w:pPr>
            <w:r w:rsidRPr="00694CBD">
              <w:rPr>
                <w:rFonts w:ascii="Calibri" w:hAnsi="Calibri" w:eastAsia="Times New Roman" w:cs="Calibri"/>
                <w:b/>
                <w:bCs/>
                <w:color w:val="000000"/>
                <w:sz w:val="16"/>
                <w:szCs w:val="16"/>
                <w:lang w:eastAsia="en-GB"/>
              </w:rPr>
              <w:t>42.10%</w:t>
            </w:r>
          </w:p>
        </w:tc>
        <w:tc>
          <w:tcPr>
            <w:tcW w:w="993" w:type="dxa"/>
            <w:tcBorders>
              <w:top w:val="single" w:color="auto" w:sz="4" w:space="0"/>
              <w:left w:val="nil"/>
              <w:bottom w:val="single" w:color="auto" w:sz="4" w:space="0"/>
              <w:right w:val="single" w:color="auto" w:sz="4" w:space="0"/>
            </w:tcBorders>
            <w:shd w:val="clear" w:color="auto" w:fill="auto"/>
            <w:noWrap/>
            <w:vAlign w:val="bottom"/>
            <w:hideMark/>
          </w:tcPr>
          <w:p w:rsidRPr="00694CBD" w:rsidR="00C74F38" w:rsidP="00C74F38" w:rsidRDefault="00C74F38" w14:paraId="32FA2396" w14:textId="77777777">
            <w:pPr>
              <w:autoSpaceDE/>
              <w:autoSpaceDN/>
              <w:adjustRightInd/>
              <w:spacing w:before="0" w:after="0"/>
              <w:jc w:val="center"/>
              <w:rPr>
                <w:rFonts w:ascii="Calibri" w:hAnsi="Calibri" w:eastAsia="Times New Roman" w:cs="Calibri"/>
                <w:b/>
                <w:bCs/>
                <w:color w:val="000000"/>
                <w:sz w:val="16"/>
                <w:szCs w:val="16"/>
                <w:lang w:eastAsia="en-GB"/>
              </w:rPr>
            </w:pPr>
            <w:r w:rsidRPr="00694CBD">
              <w:rPr>
                <w:rFonts w:ascii="Calibri" w:hAnsi="Calibri" w:eastAsia="Times New Roman" w:cs="Calibri"/>
                <w:b/>
                <w:bCs/>
                <w:color w:val="000000"/>
                <w:sz w:val="16"/>
                <w:szCs w:val="16"/>
                <w:lang w:eastAsia="en-GB"/>
              </w:rPr>
              <w:t>52.80%</w:t>
            </w:r>
          </w:p>
        </w:tc>
        <w:tc>
          <w:tcPr>
            <w:tcW w:w="850" w:type="dxa"/>
            <w:tcBorders>
              <w:top w:val="single" w:color="auto" w:sz="4" w:space="0"/>
              <w:left w:val="nil"/>
              <w:bottom w:val="single" w:color="auto" w:sz="4" w:space="0"/>
              <w:right w:val="single" w:color="auto" w:sz="4" w:space="0"/>
            </w:tcBorders>
            <w:shd w:val="clear" w:color="auto" w:fill="auto"/>
            <w:noWrap/>
            <w:vAlign w:val="bottom"/>
            <w:hideMark/>
          </w:tcPr>
          <w:p w:rsidRPr="00694CBD" w:rsidR="00C74F38" w:rsidP="00C74F38" w:rsidRDefault="00C74F38" w14:paraId="41341140" w14:textId="77777777">
            <w:pPr>
              <w:autoSpaceDE/>
              <w:autoSpaceDN/>
              <w:adjustRightInd/>
              <w:spacing w:before="0" w:after="0"/>
              <w:jc w:val="center"/>
              <w:rPr>
                <w:rFonts w:ascii="Calibri" w:hAnsi="Calibri" w:eastAsia="Times New Roman" w:cs="Calibri"/>
                <w:b/>
                <w:bCs/>
                <w:color w:val="000000"/>
                <w:sz w:val="16"/>
                <w:szCs w:val="16"/>
                <w:lang w:eastAsia="en-GB"/>
              </w:rPr>
            </w:pPr>
            <w:r w:rsidRPr="00694CBD">
              <w:rPr>
                <w:rFonts w:ascii="Calibri" w:hAnsi="Calibri" w:eastAsia="Times New Roman" w:cs="Calibri"/>
                <w:b/>
                <w:bCs/>
                <w:color w:val="000000"/>
                <w:sz w:val="16"/>
                <w:szCs w:val="16"/>
                <w:lang w:eastAsia="en-GB"/>
              </w:rPr>
              <w:t>17.60%</w:t>
            </w:r>
          </w:p>
        </w:tc>
      </w:tr>
      <w:tr w:rsidRPr="00C74F38" w:rsidR="00602FE2" w:rsidTr="00694CBD" w14:paraId="7BCC8571" w14:textId="77777777">
        <w:trPr>
          <w:trHeight w:val="20"/>
        </w:trPr>
        <w:tc>
          <w:tcPr>
            <w:tcW w:w="2560" w:type="dxa"/>
            <w:tcBorders>
              <w:top w:val="nil"/>
              <w:left w:val="single" w:color="auto" w:sz="4" w:space="0"/>
              <w:bottom w:val="single" w:color="auto" w:sz="4" w:space="0"/>
              <w:right w:val="single" w:color="auto" w:sz="4" w:space="0"/>
            </w:tcBorders>
            <w:shd w:val="clear" w:color="auto" w:fill="auto"/>
            <w:noWrap/>
            <w:vAlign w:val="bottom"/>
            <w:hideMark/>
          </w:tcPr>
          <w:p w:rsidRPr="00C74F38" w:rsidR="00C74F38" w:rsidP="00C74F38" w:rsidRDefault="00C74F38" w14:paraId="1934E0FA" w14:textId="77777777">
            <w:pPr>
              <w:autoSpaceDE/>
              <w:autoSpaceDN/>
              <w:adjustRightInd/>
              <w:spacing w:before="0" w:after="0"/>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University of Auckland</w:t>
            </w:r>
          </w:p>
        </w:tc>
        <w:tc>
          <w:tcPr>
            <w:tcW w:w="98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1CA79C48"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0.06</w:t>
            </w:r>
          </w:p>
        </w:tc>
        <w:tc>
          <w:tcPr>
            <w:tcW w:w="992"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6523383E"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0.32</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1331844F"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160.5</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6DAD7FBF"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560943</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340AB34E"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22.1</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198D86FD"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12.5</w:t>
            </w:r>
          </w:p>
        </w:tc>
        <w:tc>
          <w:tcPr>
            <w:tcW w:w="1275"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65804E9B"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167140</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06548114"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214.8</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72E89DE6"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37164</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60FE8540"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38.30%</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1F4ADC77"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58.50%</w:t>
            </w:r>
          </w:p>
        </w:tc>
        <w:tc>
          <w:tcPr>
            <w:tcW w:w="850"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15F89082"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31.50%</w:t>
            </w:r>
          </w:p>
        </w:tc>
      </w:tr>
      <w:tr w:rsidRPr="00C74F38" w:rsidR="00602FE2" w:rsidTr="00694CBD" w14:paraId="7A71C13F" w14:textId="77777777">
        <w:trPr>
          <w:trHeight w:val="20"/>
        </w:trPr>
        <w:tc>
          <w:tcPr>
            <w:tcW w:w="2560" w:type="dxa"/>
            <w:tcBorders>
              <w:top w:val="nil"/>
              <w:left w:val="single" w:color="auto" w:sz="4" w:space="0"/>
              <w:bottom w:val="single" w:color="auto" w:sz="4" w:space="0"/>
              <w:right w:val="single" w:color="auto" w:sz="4" w:space="0"/>
            </w:tcBorders>
            <w:shd w:val="clear" w:color="auto" w:fill="auto"/>
            <w:noWrap/>
            <w:vAlign w:val="bottom"/>
            <w:hideMark/>
          </w:tcPr>
          <w:p w:rsidRPr="00C74F38" w:rsidR="00C74F38" w:rsidP="00C74F38" w:rsidRDefault="00C74F38" w14:paraId="7028456C" w14:textId="77777777">
            <w:pPr>
              <w:autoSpaceDE/>
              <w:autoSpaceDN/>
              <w:adjustRightInd/>
              <w:spacing w:before="0" w:after="0"/>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James Cook University</w:t>
            </w:r>
          </w:p>
        </w:tc>
        <w:tc>
          <w:tcPr>
            <w:tcW w:w="98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53FC265C"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0.04</w:t>
            </w:r>
          </w:p>
        </w:tc>
        <w:tc>
          <w:tcPr>
            <w:tcW w:w="992"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0B588771"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0.17</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5E50C2BB"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40.2</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5B4B611D"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564047</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75D985ED"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20.1</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34F3C09F"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11.9</w:t>
            </w:r>
          </w:p>
        </w:tc>
        <w:tc>
          <w:tcPr>
            <w:tcW w:w="1275"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0631606B"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39849</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2F4C9561"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51.9</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280B8008"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12511</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5C3B8BEB"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45.20%</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7373AE7A"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56.20%</w:t>
            </w:r>
          </w:p>
        </w:tc>
        <w:tc>
          <w:tcPr>
            <w:tcW w:w="850"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37F9850B"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31.70%</w:t>
            </w:r>
          </w:p>
        </w:tc>
      </w:tr>
      <w:tr w:rsidRPr="00C74F38" w:rsidR="00602FE2" w:rsidTr="00694CBD" w14:paraId="25D66577" w14:textId="77777777">
        <w:trPr>
          <w:trHeight w:val="20"/>
        </w:trPr>
        <w:tc>
          <w:tcPr>
            <w:tcW w:w="2560" w:type="dxa"/>
            <w:tcBorders>
              <w:top w:val="nil"/>
              <w:left w:val="single" w:color="auto" w:sz="4" w:space="0"/>
              <w:bottom w:val="single" w:color="auto" w:sz="4" w:space="0"/>
              <w:right w:val="single" w:color="auto" w:sz="4" w:space="0"/>
            </w:tcBorders>
            <w:shd w:val="clear" w:color="auto" w:fill="auto"/>
            <w:noWrap/>
            <w:vAlign w:val="bottom"/>
            <w:hideMark/>
          </w:tcPr>
          <w:p w:rsidRPr="00C74F38" w:rsidR="00C74F38" w:rsidP="00C74F38" w:rsidRDefault="00C74F38" w14:paraId="790F8E50" w14:textId="77777777">
            <w:pPr>
              <w:autoSpaceDE/>
              <w:autoSpaceDN/>
              <w:adjustRightInd/>
              <w:spacing w:before="0" w:after="0"/>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Griffith University</w:t>
            </w:r>
          </w:p>
        </w:tc>
        <w:tc>
          <w:tcPr>
            <w:tcW w:w="98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64D379CA"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0.04</w:t>
            </w:r>
          </w:p>
        </w:tc>
        <w:tc>
          <w:tcPr>
            <w:tcW w:w="992"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1FF4156C"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0.25</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71E69E4F"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63.7</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375420E1"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602716</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317E2C09"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32.9</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506C1602"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13.8</w:t>
            </w:r>
          </w:p>
        </w:tc>
        <w:tc>
          <w:tcPr>
            <w:tcW w:w="1275"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5D95222B"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79747</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3D4CA47D"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115.2</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404F1338"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30354</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34A133F2"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51.10%</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27529445"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50%</w:t>
            </w:r>
          </w:p>
        </w:tc>
        <w:tc>
          <w:tcPr>
            <w:tcW w:w="850"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260EEE3D"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17.50%</w:t>
            </w:r>
          </w:p>
        </w:tc>
      </w:tr>
      <w:tr w:rsidRPr="00C74F38" w:rsidR="00602FE2" w:rsidTr="00694CBD" w14:paraId="7E4DB717" w14:textId="77777777">
        <w:trPr>
          <w:trHeight w:val="20"/>
        </w:trPr>
        <w:tc>
          <w:tcPr>
            <w:tcW w:w="2560" w:type="dxa"/>
            <w:tcBorders>
              <w:top w:val="nil"/>
              <w:left w:val="single" w:color="auto" w:sz="4" w:space="0"/>
              <w:bottom w:val="single" w:color="auto" w:sz="4" w:space="0"/>
              <w:right w:val="single" w:color="auto" w:sz="4" w:space="0"/>
            </w:tcBorders>
            <w:shd w:val="clear" w:color="auto" w:fill="auto"/>
            <w:noWrap/>
            <w:vAlign w:val="bottom"/>
            <w:hideMark/>
          </w:tcPr>
          <w:p w:rsidRPr="00C74F38" w:rsidR="00C74F38" w:rsidP="00C74F38" w:rsidRDefault="00C74F38" w14:paraId="2CFF4EC3" w14:textId="77777777">
            <w:pPr>
              <w:autoSpaceDE/>
              <w:autoSpaceDN/>
              <w:adjustRightInd/>
              <w:spacing w:before="0" w:after="0"/>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University of Canberra</w:t>
            </w:r>
          </w:p>
        </w:tc>
        <w:tc>
          <w:tcPr>
            <w:tcW w:w="98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597D6215"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0.01</w:t>
            </w:r>
          </w:p>
        </w:tc>
        <w:tc>
          <w:tcPr>
            <w:tcW w:w="992"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3A28B844"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0.09</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4731CD1D"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26.7</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5C96A527"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706706</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1A4ABE49"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35.5</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4072A653"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11.8</w:t>
            </w:r>
          </w:p>
        </w:tc>
        <w:tc>
          <w:tcPr>
            <w:tcW w:w="1275"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096393A6"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72708</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4C240472"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42</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1CCB6BA6"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11905</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42ED77CD"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33.40%</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2B19CBAA"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49.10%</w:t>
            </w:r>
          </w:p>
        </w:tc>
        <w:tc>
          <w:tcPr>
            <w:tcW w:w="850"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17A70A95"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26%</w:t>
            </w:r>
          </w:p>
        </w:tc>
      </w:tr>
      <w:tr w:rsidRPr="00C74F38" w:rsidR="00602FE2" w:rsidTr="00694CBD" w14:paraId="24FF38CB" w14:textId="77777777">
        <w:trPr>
          <w:trHeight w:val="20"/>
        </w:trPr>
        <w:tc>
          <w:tcPr>
            <w:tcW w:w="2560" w:type="dxa"/>
            <w:tcBorders>
              <w:top w:val="nil"/>
              <w:left w:val="single" w:color="auto" w:sz="4" w:space="0"/>
              <w:bottom w:val="single" w:color="auto" w:sz="4" w:space="0"/>
              <w:right w:val="single" w:color="auto" w:sz="4" w:space="0"/>
            </w:tcBorders>
            <w:shd w:val="clear" w:color="auto" w:fill="auto"/>
            <w:noWrap/>
            <w:vAlign w:val="bottom"/>
            <w:hideMark/>
          </w:tcPr>
          <w:p w:rsidRPr="00C74F38" w:rsidR="00C74F38" w:rsidP="00C74F38" w:rsidRDefault="00C74F38" w14:paraId="0675D9B5" w14:textId="77777777">
            <w:pPr>
              <w:autoSpaceDE/>
              <w:autoSpaceDN/>
              <w:adjustRightInd/>
              <w:spacing w:before="0" w:after="0"/>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Curtin University</w:t>
            </w:r>
          </w:p>
        </w:tc>
        <w:tc>
          <w:tcPr>
            <w:tcW w:w="98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722D9B0A"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0.05</w:t>
            </w:r>
          </w:p>
        </w:tc>
        <w:tc>
          <w:tcPr>
            <w:tcW w:w="992"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5AA1C7DE"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0.21</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0B7D6598"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85.1</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64AF38CE"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293879</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312326B5"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20.8</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2C90A880"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12.9</w:t>
            </w:r>
          </w:p>
        </w:tc>
        <w:tc>
          <w:tcPr>
            <w:tcW w:w="1275"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449CF990"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51950</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551ED297"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107.2</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1A81DD6C"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15124</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031847AA"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58.90%</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5581E68D"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60.20%</w:t>
            </w:r>
          </w:p>
        </w:tc>
        <w:tc>
          <w:tcPr>
            <w:tcW w:w="850"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737685FD"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31.50%</w:t>
            </w:r>
          </w:p>
        </w:tc>
      </w:tr>
      <w:tr w:rsidRPr="00C74F38" w:rsidR="00602FE2" w:rsidTr="00694CBD" w14:paraId="3F223B84" w14:textId="77777777">
        <w:trPr>
          <w:trHeight w:val="20"/>
        </w:trPr>
        <w:tc>
          <w:tcPr>
            <w:tcW w:w="2560" w:type="dxa"/>
            <w:tcBorders>
              <w:top w:val="nil"/>
              <w:left w:val="single" w:color="auto" w:sz="4" w:space="0"/>
              <w:bottom w:val="single" w:color="auto" w:sz="4" w:space="0"/>
              <w:right w:val="single" w:color="auto" w:sz="4" w:space="0"/>
            </w:tcBorders>
            <w:shd w:val="clear" w:color="auto" w:fill="auto"/>
            <w:noWrap/>
            <w:vAlign w:val="bottom"/>
            <w:hideMark/>
          </w:tcPr>
          <w:p w:rsidRPr="00C74F38" w:rsidR="00C74F38" w:rsidP="00C74F38" w:rsidRDefault="00C74F38" w14:paraId="6E327D37" w14:textId="77777777">
            <w:pPr>
              <w:autoSpaceDE/>
              <w:autoSpaceDN/>
              <w:adjustRightInd/>
              <w:spacing w:before="0" w:after="0"/>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RMIT University</w:t>
            </w:r>
          </w:p>
        </w:tc>
        <w:tc>
          <w:tcPr>
            <w:tcW w:w="98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21FA8D09"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0.05</w:t>
            </w:r>
          </w:p>
        </w:tc>
        <w:tc>
          <w:tcPr>
            <w:tcW w:w="992"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24015508"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0.24</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6227E7AD"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74.9</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2FEFB489"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706560</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19EDB9B3"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23.6</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4FF9B7E8"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10.4</w:t>
            </w:r>
          </w:p>
        </w:tc>
        <w:tc>
          <w:tcPr>
            <w:tcW w:w="1275"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3A111BBE"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68112</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3D622768"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108.2</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798EA362"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20615</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701EE84D"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62.50%</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6CC2BBFE"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54.20%</w:t>
            </w:r>
          </w:p>
        </w:tc>
        <w:tc>
          <w:tcPr>
            <w:tcW w:w="850"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05B30061"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34.30%</w:t>
            </w:r>
          </w:p>
        </w:tc>
      </w:tr>
      <w:tr w:rsidRPr="00C74F38" w:rsidR="00602FE2" w:rsidTr="00694CBD" w14:paraId="4B4EC504" w14:textId="77777777">
        <w:trPr>
          <w:trHeight w:val="20"/>
        </w:trPr>
        <w:tc>
          <w:tcPr>
            <w:tcW w:w="2560" w:type="dxa"/>
            <w:tcBorders>
              <w:top w:val="nil"/>
              <w:left w:val="single" w:color="auto" w:sz="4" w:space="0"/>
              <w:bottom w:val="single" w:color="auto" w:sz="4" w:space="0"/>
              <w:right w:val="single" w:color="auto" w:sz="4" w:space="0"/>
            </w:tcBorders>
            <w:shd w:val="clear" w:color="auto" w:fill="auto"/>
            <w:noWrap/>
            <w:vAlign w:val="bottom"/>
            <w:hideMark/>
          </w:tcPr>
          <w:p w:rsidRPr="00C74F38" w:rsidR="00C74F38" w:rsidP="00C74F38" w:rsidRDefault="00C74F38" w14:paraId="1F520C39" w14:textId="77777777">
            <w:pPr>
              <w:autoSpaceDE/>
              <w:autoSpaceDN/>
              <w:adjustRightInd/>
              <w:spacing w:before="0" w:after="0"/>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La Trobe University</w:t>
            </w:r>
          </w:p>
        </w:tc>
        <w:tc>
          <w:tcPr>
            <w:tcW w:w="98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29ABB54F"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0.03</w:t>
            </w:r>
          </w:p>
        </w:tc>
        <w:tc>
          <w:tcPr>
            <w:tcW w:w="992"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3B575FEE"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0.22</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22080B33"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51.7</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29A25FEC"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674479</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5546A3A5"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27.4</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1200D2A7"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15.7</w:t>
            </w:r>
          </w:p>
        </w:tc>
        <w:tc>
          <w:tcPr>
            <w:tcW w:w="1275"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449DFEC0"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112264</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7C42DA6C"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48.7</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2BC256CC"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28505</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5988A9CC"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35.20%</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6AE6E135"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47.70%</w:t>
            </w:r>
          </w:p>
        </w:tc>
        <w:tc>
          <w:tcPr>
            <w:tcW w:w="850"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365A8FE3"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33%</w:t>
            </w:r>
          </w:p>
        </w:tc>
      </w:tr>
      <w:tr w:rsidRPr="00C74F38" w:rsidR="00602FE2" w:rsidTr="00694CBD" w14:paraId="395701BE" w14:textId="77777777">
        <w:trPr>
          <w:trHeight w:val="20"/>
        </w:trPr>
        <w:tc>
          <w:tcPr>
            <w:tcW w:w="2560" w:type="dxa"/>
            <w:tcBorders>
              <w:top w:val="nil"/>
              <w:left w:val="single" w:color="auto" w:sz="4" w:space="0"/>
              <w:bottom w:val="single" w:color="auto" w:sz="4" w:space="0"/>
              <w:right w:val="single" w:color="auto" w:sz="4" w:space="0"/>
            </w:tcBorders>
            <w:shd w:val="clear" w:color="auto" w:fill="auto"/>
            <w:noWrap/>
            <w:vAlign w:val="bottom"/>
            <w:hideMark/>
          </w:tcPr>
          <w:p w:rsidRPr="00C74F38" w:rsidR="00C74F38" w:rsidP="00C74F38" w:rsidRDefault="00C74F38" w14:paraId="27E90438" w14:textId="77777777">
            <w:pPr>
              <w:autoSpaceDE/>
              <w:autoSpaceDN/>
              <w:adjustRightInd/>
              <w:spacing w:before="0" w:after="0"/>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National University of Singapore</w:t>
            </w:r>
          </w:p>
        </w:tc>
        <w:tc>
          <w:tcPr>
            <w:tcW w:w="98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3153A30C"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0.1</w:t>
            </w:r>
          </w:p>
        </w:tc>
        <w:tc>
          <w:tcPr>
            <w:tcW w:w="992"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70A2E0DE"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0.45</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339998DD"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1345.9</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268A25A3"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2429653</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1CD29F68"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19.8</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573A0D4E"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14.2</w:t>
            </w:r>
          </w:p>
        </w:tc>
        <w:tc>
          <w:tcPr>
            <w:tcW w:w="1275"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691D4FD6"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620447</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248CB12A"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2315.2</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44756BBA"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110076</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67B2A5BF"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57.30%</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4B8D6ECC"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65.30%</w:t>
            </w:r>
          </w:p>
        </w:tc>
        <w:tc>
          <w:tcPr>
            <w:tcW w:w="850"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0BE05CDB"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24.60%</w:t>
            </w:r>
          </w:p>
        </w:tc>
      </w:tr>
      <w:tr w:rsidRPr="00C74F38" w:rsidR="00602FE2" w:rsidTr="00694CBD" w14:paraId="3C9A53C3" w14:textId="77777777">
        <w:trPr>
          <w:trHeight w:val="20"/>
        </w:trPr>
        <w:tc>
          <w:tcPr>
            <w:tcW w:w="2560" w:type="dxa"/>
            <w:tcBorders>
              <w:top w:val="nil"/>
              <w:left w:val="single" w:color="auto" w:sz="4" w:space="0"/>
              <w:bottom w:val="single" w:color="auto" w:sz="4" w:space="0"/>
              <w:right w:val="single" w:color="auto" w:sz="4" w:space="0"/>
            </w:tcBorders>
            <w:shd w:val="clear" w:color="auto" w:fill="auto"/>
            <w:noWrap/>
            <w:vAlign w:val="bottom"/>
            <w:hideMark/>
          </w:tcPr>
          <w:p w:rsidRPr="00C74F38" w:rsidR="00C74F38" w:rsidP="00C74F38" w:rsidRDefault="00C74F38" w14:paraId="59EABB1A" w14:textId="77777777">
            <w:pPr>
              <w:autoSpaceDE/>
              <w:autoSpaceDN/>
              <w:adjustRightInd/>
              <w:spacing w:before="0" w:after="0"/>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The University of Queensland</w:t>
            </w:r>
          </w:p>
        </w:tc>
        <w:tc>
          <w:tcPr>
            <w:tcW w:w="98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1D18AF90"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0.18</w:t>
            </w:r>
          </w:p>
        </w:tc>
        <w:tc>
          <w:tcPr>
            <w:tcW w:w="992"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5713D5FE"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2F055155"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320.7</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7A0DFE78"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1190288</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05E84493"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34.2</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3A9B5BFF"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19.3</w:t>
            </w:r>
          </w:p>
        </w:tc>
        <w:tc>
          <w:tcPr>
            <w:tcW w:w="1275"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75251FFF"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404007</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2C497C17"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623.5</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1A2A3AFA"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93991</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61253A45"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31.20%</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6C3964C5"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57.10%</w:t>
            </w:r>
          </w:p>
        </w:tc>
        <w:tc>
          <w:tcPr>
            <w:tcW w:w="850"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70DBD57F"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40.80%</w:t>
            </w:r>
          </w:p>
        </w:tc>
      </w:tr>
      <w:tr w:rsidRPr="00C74F38" w:rsidR="00602FE2" w:rsidTr="00694CBD" w14:paraId="609461B2" w14:textId="77777777">
        <w:trPr>
          <w:trHeight w:val="20"/>
        </w:trPr>
        <w:tc>
          <w:tcPr>
            <w:tcW w:w="2560" w:type="dxa"/>
            <w:tcBorders>
              <w:top w:val="nil"/>
              <w:left w:val="single" w:color="auto" w:sz="4" w:space="0"/>
              <w:bottom w:val="single" w:color="auto" w:sz="4" w:space="0"/>
              <w:right w:val="single" w:color="auto" w:sz="4" w:space="0"/>
            </w:tcBorders>
            <w:shd w:val="clear" w:color="auto" w:fill="auto"/>
            <w:noWrap/>
            <w:vAlign w:val="bottom"/>
            <w:hideMark/>
          </w:tcPr>
          <w:p w:rsidRPr="00C74F38" w:rsidR="00C74F38" w:rsidP="00C74F38" w:rsidRDefault="00C74F38" w14:paraId="078C259A" w14:textId="77777777">
            <w:pPr>
              <w:autoSpaceDE/>
              <w:autoSpaceDN/>
              <w:adjustRightInd/>
              <w:spacing w:before="0" w:after="0"/>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University of Sydney</w:t>
            </w:r>
          </w:p>
        </w:tc>
        <w:tc>
          <w:tcPr>
            <w:tcW w:w="98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268B3C8B"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0.12</w:t>
            </w:r>
          </w:p>
        </w:tc>
        <w:tc>
          <w:tcPr>
            <w:tcW w:w="992"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469E71CB"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0.32</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478055A8"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418.1</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2162F0DD"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743710</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6BBF182A"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19</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1D0EE0D9"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15.3</w:t>
            </w:r>
          </w:p>
        </w:tc>
        <w:tc>
          <w:tcPr>
            <w:tcW w:w="1275"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5ED4935C"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161782</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1C2628E9"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820.4</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7EFC291D"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71677</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2AC23FC3"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27.80%</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7914E9FD"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54.20%</w:t>
            </w:r>
          </w:p>
        </w:tc>
        <w:tc>
          <w:tcPr>
            <w:tcW w:w="850"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32617A0F"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44.70%</w:t>
            </w:r>
          </w:p>
        </w:tc>
      </w:tr>
      <w:tr w:rsidRPr="00C74F38" w:rsidR="00602FE2" w:rsidTr="00694CBD" w14:paraId="74493C64" w14:textId="77777777">
        <w:trPr>
          <w:trHeight w:val="20"/>
        </w:trPr>
        <w:tc>
          <w:tcPr>
            <w:tcW w:w="2560" w:type="dxa"/>
            <w:tcBorders>
              <w:top w:val="nil"/>
              <w:left w:val="single" w:color="auto" w:sz="4" w:space="0"/>
              <w:bottom w:val="single" w:color="auto" w:sz="4" w:space="0"/>
              <w:right w:val="single" w:color="auto" w:sz="4" w:space="0"/>
            </w:tcBorders>
            <w:shd w:val="clear" w:color="auto" w:fill="auto"/>
            <w:noWrap/>
            <w:vAlign w:val="bottom"/>
            <w:hideMark/>
          </w:tcPr>
          <w:p w:rsidRPr="00C74F38" w:rsidR="00C74F38" w:rsidP="00C74F38" w:rsidRDefault="00C74F38" w14:paraId="3774D81C" w14:textId="77777777">
            <w:pPr>
              <w:autoSpaceDE/>
              <w:autoSpaceDN/>
              <w:adjustRightInd/>
              <w:spacing w:before="0" w:after="0"/>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Macquarie University</w:t>
            </w:r>
          </w:p>
        </w:tc>
        <w:tc>
          <w:tcPr>
            <w:tcW w:w="98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189379F9"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0.05</w:t>
            </w:r>
          </w:p>
        </w:tc>
        <w:tc>
          <w:tcPr>
            <w:tcW w:w="992"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6CBB0A17"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0.62</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5E7EFCE1"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71.1</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48B82C90"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1767426</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5C926E92"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69</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78A8C435"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16.2</w:t>
            </w:r>
          </w:p>
        </w:tc>
        <w:tc>
          <w:tcPr>
            <w:tcW w:w="1275"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7D7C180A"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239723</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1CB34254"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124.7</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24044C63"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53861</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53F32A76"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32.10%</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32B0C90F"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55%</w:t>
            </w:r>
          </w:p>
        </w:tc>
        <w:tc>
          <w:tcPr>
            <w:tcW w:w="850"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431E1645"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27.10%</w:t>
            </w:r>
          </w:p>
        </w:tc>
      </w:tr>
      <w:tr w:rsidRPr="00C74F38" w:rsidR="00602FE2" w:rsidTr="00694CBD" w14:paraId="547D4C73" w14:textId="77777777">
        <w:trPr>
          <w:trHeight w:val="20"/>
        </w:trPr>
        <w:tc>
          <w:tcPr>
            <w:tcW w:w="2560" w:type="dxa"/>
            <w:tcBorders>
              <w:top w:val="nil"/>
              <w:left w:val="single" w:color="auto" w:sz="4" w:space="0"/>
              <w:bottom w:val="single" w:color="auto" w:sz="4" w:space="0"/>
              <w:right w:val="single" w:color="auto" w:sz="4" w:space="0"/>
            </w:tcBorders>
            <w:shd w:val="clear" w:color="auto" w:fill="auto"/>
            <w:noWrap/>
            <w:vAlign w:val="bottom"/>
            <w:hideMark/>
          </w:tcPr>
          <w:p w:rsidRPr="00C74F38" w:rsidR="00C74F38" w:rsidP="00C74F38" w:rsidRDefault="00C74F38" w14:paraId="389EB4AD" w14:textId="77777777">
            <w:pPr>
              <w:autoSpaceDE/>
              <w:autoSpaceDN/>
              <w:adjustRightInd/>
              <w:spacing w:before="0" w:after="0"/>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Deakin University</w:t>
            </w:r>
          </w:p>
        </w:tc>
        <w:tc>
          <w:tcPr>
            <w:tcW w:w="98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3B861D80"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0.03</w:t>
            </w:r>
          </w:p>
        </w:tc>
        <w:tc>
          <w:tcPr>
            <w:tcW w:w="992"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23268A5F"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0.18</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1897344F"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62.7</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7BBE6D59"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640973</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5375E771"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33.9</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6D3CBA7B"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12.7</w:t>
            </w:r>
          </w:p>
        </w:tc>
        <w:tc>
          <w:tcPr>
            <w:tcW w:w="1275"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4DCAF81E"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49331</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7E9D856A"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103.9</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7C1430A2"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14896</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2D9AC43E"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33.60%</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25674F13"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53.10%</w:t>
            </w:r>
          </w:p>
        </w:tc>
        <w:tc>
          <w:tcPr>
            <w:tcW w:w="850"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0751497F"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25%</w:t>
            </w:r>
          </w:p>
        </w:tc>
      </w:tr>
      <w:tr w:rsidRPr="00C74F38" w:rsidR="00602FE2" w:rsidTr="00694CBD" w14:paraId="4493C7D2" w14:textId="77777777">
        <w:trPr>
          <w:trHeight w:val="20"/>
        </w:trPr>
        <w:tc>
          <w:tcPr>
            <w:tcW w:w="2560" w:type="dxa"/>
            <w:tcBorders>
              <w:top w:val="nil"/>
              <w:left w:val="single" w:color="auto" w:sz="4" w:space="0"/>
              <w:bottom w:val="single" w:color="auto" w:sz="4" w:space="0"/>
              <w:right w:val="single" w:color="auto" w:sz="4" w:space="0"/>
            </w:tcBorders>
            <w:shd w:val="clear" w:color="auto" w:fill="auto"/>
            <w:noWrap/>
            <w:vAlign w:val="bottom"/>
            <w:hideMark/>
          </w:tcPr>
          <w:p w:rsidRPr="00C74F38" w:rsidR="00C74F38" w:rsidP="00C74F38" w:rsidRDefault="00C74F38" w14:paraId="65EAC446" w14:textId="77777777">
            <w:pPr>
              <w:autoSpaceDE/>
              <w:autoSpaceDN/>
              <w:adjustRightInd/>
              <w:spacing w:before="0" w:after="0"/>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Monash University</w:t>
            </w:r>
          </w:p>
        </w:tc>
        <w:tc>
          <w:tcPr>
            <w:tcW w:w="98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7A788BDD"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0.07</w:t>
            </w:r>
          </w:p>
        </w:tc>
        <w:tc>
          <w:tcPr>
            <w:tcW w:w="992"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7D9AA6B3"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0.56</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30FA2653"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447.3</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079D1D64"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1360371</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317D33A3"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42.5</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2B32B16F"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18</w:t>
            </w:r>
          </w:p>
        </w:tc>
        <w:tc>
          <w:tcPr>
            <w:tcW w:w="1275"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52CDB229"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355868</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3838A9A2"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731.8</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70D0846A"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84269</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0A74CB2D"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27%</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3DA329C8"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56%</w:t>
            </w:r>
          </w:p>
        </w:tc>
        <w:tc>
          <w:tcPr>
            <w:tcW w:w="850"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3786AC7B"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40.60%</w:t>
            </w:r>
          </w:p>
        </w:tc>
      </w:tr>
      <w:tr w:rsidRPr="00C74F38" w:rsidR="00602FE2" w:rsidTr="00694CBD" w14:paraId="0F11BDC0" w14:textId="77777777">
        <w:trPr>
          <w:trHeight w:val="20"/>
        </w:trPr>
        <w:tc>
          <w:tcPr>
            <w:tcW w:w="2560" w:type="dxa"/>
            <w:tcBorders>
              <w:top w:val="nil"/>
              <w:left w:val="single" w:color="auto" w:sz="4" w:space="0"/>
              <w:bottom w:val="single" w:color="auto" w:sz="4" w:space="0"/>
              <w:right w:val="single" w:color="auto" w:sz="4" w:space="0"/>
            </w:tcBorders>
            <w:shd w:val="clear" w:color="auto" w:fill="auto"/>
            <w:noWrap/>
            <w:vAlign w:val="bottom"/>
            <w:hideMark/>
          </w:tcPr>
          <w:p w:rsidRPr="00C74F38" w:rsidR="00C74F38" w:rsidP="00C74F38" w:rsidRDefault="005C00E9" w14:paraId="746594A9" w14:textId="7A33049E">
            <w:pPr>
              <w:autoSpaceDE/>
              <w:autoSpaceDN/>
              <w:adjustRightInd/>
              <w:spacing w:before="0" w:after="0"/>
              <w:rPr>
                <w:rFonts w:ascii="Calibri" w:hAnsi="Calibri" w:eastAsia="Times New Roman" w:cs="Calibri"/>
                <w:color w:val="000000"/>
                <w:sz w:val="16"/>
                <w:szCs w:val="16"/>
                <w:lang w:eastAsia="en-GB"/>
              </w:rPr>
            </w:pPr>
            <w:r>
              <w:rPr>
                <w:rFonts w:ascii="Calibri" w:hAnsi="Calibri" w:eastAsia="Times New Roman" w:cs="Calibri"/>
                <w:color w:val="000000"/>
                <w:sz w:val="16"/>
                <w:szCs w:val="16"/>
                <w:lang w:eastAsia="en-GB"/>
              </w:rPr>
              <w:t>QUT</w:t>
            </w:r>
          </w:p>
        </w:tc>
        <w:tc>
          <w:tcPr>
            <w:tcW w:w="98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7804FB45"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0.04</w:t>
            </w:r>
          </w:p>
        </w:tc>
        <w:tc>
          <w:tcPr>
            <w:tcW w:w="992"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72288B36"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0.26</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18718E48"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73.8</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576C16C7"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778017</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68B2BA17"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37.9</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2B99F07B"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15.6</w:t>
            </w:r>
          </w:p>
        </w:tc>
        <w:tc>
          <w:tcPr>
            <w:tcW w:w="1275"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4BAB5648"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129248</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0719D975"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141.7</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05B8140E"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25258</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01E6198F"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44.70%</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736F2676"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54.20%</w:t>
            </w:r>
          </w:p>
        </w:tc>
        <w:tc>
          <w:tcPr>
            <w:tcW w:w="850"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0A2380D2"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16.50%</w:t>
            </w:r>
          </w:p>
        </w:tc>
      </w:tr>
      <w:tr w:rsidRPr="00C74F38" w:rsidR="00602FE2" w:rsidTr="00694CBD" w14:paraId="774E45D4" w14:textId="77777777">
        <w:trPr>
          <w:trHeight w:val="20"/>
        </w:trPr>
        <w:tc>
          <w:tcPr>
            <w:tcW w:w="2560" w:type="dxa"/>
            <w:tcBorders>
              <w:top w:val="nil"/>
              <w:left w:val="single" w:color="auto" w:sz="4" w:space="0"/>
              <w:bottom w:val="single" w:color="auto" w:sz="4" w:space="0"/>
              <w:right w:val="single" w:color="auto" w:sz="4" w:space="0"/>
            </w:tcBorders>
            <w:shd w:val="clear" w:color="auto" w:fill="auto"/>
            <w:noWrap/>
            <w:vAlign w:val="bottom"/>
            <w:hideMark/>
          </w:tcPr>
          <w:p w:rsidRPr="00C74F38" w:rsidR="00C74F38" w:rsidP="00C74F38" w:rsidRDefault="00C74F38" w14:paraId="36A930D6" w14:textId="77777777">
            <w:pPr>
              <w:autoSpaceDE/>
              <w:autoSpaceDN/>
              <w:adjustRightInd/>
              <w:spacing w:before="0" w:after="0"/>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University of Technology Sydney</w:t>
            </w:r>
          </w:p>
        </w:tc>
        <w:tc>
          <w:tcPr>
            <w:tcW w:w="98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13C36387"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0.05</w:t>
            </w:r>
          </w:p>
        </w:tc>
        <w:tc>
          <w:tcPr>
            <w:tcW w:w="992"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49CDE718"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0.49</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7B274E45"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71.4</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2DF2A301"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959378</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5064339B"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35.1</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2F1C9DC5"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20</w:t>
            </w:r>
          </w:p>
        </w:tc>
        <w:tc>
          <w:tcPr>
            <w:tcW w:w="1275"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77DD6DF2"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192675</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04CFE5E3"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129</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36B2EA71"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24581</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08D8B4A4"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44.20%</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7C96A4E8"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63%</w:t>
            </w:r>
          </w:p>
        </w:tc>
        <w:tc>
          <w:tcPr>
            <w:tcW w:w="850"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3A41545D"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30.70%</w:t>
            </w:r>
          </w:p>
        </w:tc>
      </w:tr>
      <w:tr w:rsidRPr="00C74F38" w:rsidR="00602FE2" w:rsidTr="00694CBD" w14:paraId="43811DC6" w14:textId="77777777">
        <w:trPr>
          <w:trHeight w:val="20"/>
        </w:trPr>
        <w:tc>
          <w:tcPr>
            <w:tcW w:w="2560" w:type="dxa"/>
            <w:tcBorders>
              <w:top w:val="nil"/>
              <w:left w:val="single" w:color="auto" w:sz="4" w:space="0"/>
              <w:bottom w:val="single" w:color="auto" w:sz="4" w:space="0"/>
              <w:right w:val="single" w:color="auto" w:sz="4" w:space="0"/>
            </w:tcBorders>
            <w:shd w:val="clear" w:color="auto" w:fill="auto"/>
            <w:noWrap/>
            <w:vAlign w:val="bottom"/>
            <w:hideMark/>
          </w:tcPr>
          <w:p w:rsidRPr="00C74F38" w:rsidR="00C74F38" w:rsidP="00C74F38" w:rsidRDefault="00C74F38" w14:paraId="10D9D240" w14:textId="77777777">
            <w:pPr>
              <w:autoSpaceDE/>
              <w:autoSpaceDN/>
              <w:adjustRightInd/>
              <w:spacing w:before="0" w:after="0"/>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UNSW Sydney</w:t>
            </w:r>
          </w:p>
        </w:tc>
        <w:tc>
          <w:tcPr>
            <w:tcW w:w="98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0F639B06"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0.16</w:t>
            </w:r>
          </w:p>
        </w:tc>
        <w:tc>
          <w:tcPr>
            <w:tcW w:w="992"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7B3EEA60"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0.82</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37B263BB"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213.4</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51A8C457"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1227598</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52811B6A"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36.3</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3E059B3B"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19.6</w:t>
            </w:r>
          </w:p>
        </w:tc>
        <w:tc>
          <w:tcPr>
            <w:tcW w:w="1275"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78210B95"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394549</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26C65B93"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376</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22B3E767"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51157</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6AC11B74"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54.70%</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0D472475"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56.20%</w:t>
            </w:r>
          </w:p>
        </w:tc>
        <w:tc>
          <w:tcPr>
            <w:tcW w:w="850"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7D4E64E2"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40.20%</w:t>
            </w:r>
          </w:p>
        </w:tc>
      </w:tr>
      <w:tr w:rsidRPr="00C74F38" w:rsidR="00602FE2" w:rsidTr="00694CBD" w14:paraId="4BD9CE2D" w14:textId="77777777">
        <w:trPr>
          <w:trHeight w:val="20"/>
        </w:trPr>
        <w:tc>
          <w:tcPr>
            <w:tcW w:w="2560" w:type="dxa"/>
            <w:tcBorders>
              <w:top w:val="nil"/>
              <w:left w:val="single" w:color="auto" w:sz="4" w:space="0"/>
              <w:bottom w:val="single" w:color="auto" w:sz="4" w:space="0"/>
              <w:right w:val="single" w:color="auto" w:sz="4" w:space="0"/>
            </w:tcBorders>
            <w:shd w:val="clear" w:color="auto" w:fill="auto"/>
            <w:noWrap/>
            <w:vAlign w:val="bottom"/>
            <w:hideMark/>
          </w:tcPr>
          <w:p w:rsidRPr="00C74F38" w:rsidR="00C74F38" w:rsidP="00C74F38" w:rsidRDefault="00C74F38" w14:paraId="4B600F85" w14:textId="77777777">
            <w:pPr>
              <w:autoSpaceDE/>
              <w:autoSpaceDN/>
              <w:adjustRightInd/>
              <w:spacing w:before="0" w:after="0"/>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University of Tasmania</w:t>
            </w:r>
          </w:p>
        </w:tc>
        <w:tc>
          <w:tcPr>
            <w:tcW w:w="98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3F402BF2"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0.07</w:t>
            </w:r>
          </w:p>
        </w:tc>
        <w:tc>
          <w:tcPr>
            <w:tcW w:w="992"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1BE2B975"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0.28</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63F18F79"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42.8</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451A0A38"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606696</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1306EA73"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22.9</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0B5D0B08"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12.2</w:t>
            </w:r>
          </w:p>
        </w:tc>
        <w:tc>
          <w:tcPr>
            <w:tcW w:w="1275"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0B7CEFCD"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150234</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5308404C"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61.8</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7E977F9E"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21463</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1507D2B4"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31.30%</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682AF212"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55.30%</w:t>
            </w:r>
          </w:p>
        </w:tc>
        <w:tc>
          <w:tcPr>
            <w:tcW w:w="850"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52957C99"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36%</w:t>
            </w:r>
          </w:p>
        </w:tc>
      </w:tr>
      <w:tr w:rsidRPr="00C74F38" w:rsidR="00602FE2" w:rsidTr="00694CBD" w14:paraId="604B1D99" w14:textId="77777777">
        <w:trPr>
          <w:trHeight w:val="20"/>
        </w:trPr>
        <w:tc>
          <w:tcPr>
            <w:tcW w:w="2560" w:type="dxa"/>
            <w:tcBorders>
              <w:top w:val="nil"/>
              <w:left w:val="single" w:color="auto" w:sz="4" w:space="0"/>
              <w:bottom w:val="single" w:color="auto" w:sz="4" w:space="0"/>
              <w:right w:val="single" w:color="auto" w:sz="4" w:space="0"/>
            </w:tcBorders>
            <w:shd w:val="clear" w:color="auto" w:fill="auto"/>
            <w:noWrap/>
            <w:vAlign w:val="bottom"/>
            <w:hideMark/>
          </w:tcPr>
          <w:p w:rsidRPr="00C74F38" w:rsidR="00C74F38" w:rsidP="00C74F38" w:rsidRDefault="00C74F38" w14:paraId="7DC770F5" w14:textId="77777777">
            <w:pPr>
              <w:autoSpaceDE/>
              <w:autoSpaceDN/>
              <w:adjustRightInd/>
              <w:spacing w:before="0" w:after="0"/>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University of Adelaide</w:t>
            </w:r>
          </w:p>
        </w:tc>
        <w:tc>
          <w:tcPr>
            <w:tcW w:w="98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67455452"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0.08</w:t>
            </w:r>
          </w:p>
        </w:tc>
        <w:tc>
          <w:tcPr>
            <w:tcW w:w="992"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69C0CE97"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0.49</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24C259EA"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201.7</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4F001E6E"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942060</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529C332F"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32.8</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4D646804"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19.1</w:t>
            </w:r>
          </w:p>
        </w:tc>
        <w:tc>
          <w:tcPr>
            <w:tcW w:w="1275"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1FF74868"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382009</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6CA18749"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273.5</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0BCFDCA1"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54688</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404FCF8D"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47.10%</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50DA1D80"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55.80%</w:t>
            </w:r>
          </w:p>
        </w:tc>
        <w:tc>
          <w:tcPr>
            <w:tcW w:w="850"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5AAAAA10"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32.30%</w:t>
            </w:r>
          </w:p>
        </w:tc>
      </w:tr>
      <w:tr w:rsidRPr="00C74F38" w:rsidR="00602FE2" w:rsidTr="00694CBD" w14:paraId="011ACBC6" w14:textId="77777777">
        <w:trPr>
          <w:trHeight w:val="20"/>
        </w:trPr>
        <w:tc>
          <w:tcPr>
            <w:tcW w:w="2560" w:type="dxa"/>
            <w:tcBorders>
              <w:top w:val="nil"/>
              <w:left w:val="single" w:color="auto" w:sz="4" w:space="0"/>
              <w:bottom w:val="single" w:color="auto" w:sz="4" w:space="0"/>
              <w:right w:val="single" w:color="auto" w:sz="4" w:space="0"/>
            </w:tcBorders>
            <w:shd w:val="clear" w:color="auto" w:fill="auto"/>
            <w:noWrap/>
            <w:vAlign w:val="bottom"/>
            <w:hideMark/>
          </w:tcPr>
          <w:p w:rsidRPr="00C74F38" w:rsidR="00C74F38" w:rsidP="00C74F38" w:rsidRDefault="00C74F38" w14:paraId="3CBB651A" w14:textId="77777777">
            <w:pPr>
              <w:autoSpaceDE/>
              <w:autoSpaceDN/>
              <w:adjustRightInd/>
              <w:spacing w:before="0" w:after="0"/>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Western Sydney University</w:t>
            </w:r>
          </w:p>
        </w:tc>
        <w:tc>
          <w:tcPr>
            <w:tcW w:w="98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7C226D35"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0.04</w:t>
            </w:r>
          </w:p>
        </w:tc>
        <w:tc>
          <w:tcPr>
            <w:tcW w:w="992"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4FC4977E"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0.25</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43F4A5C0"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31.9</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1B877C96"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662866</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37C3450F"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40.3</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593D1DA0"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12.8</w:t>
            </w:r>
          </w:p>
        </w:tc>
        <w:tc>
          <w:tcPr>
            <w:tcW w:w="1275"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18A6606A"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58282</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41CD7B74"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71.5</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0305ECC8"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13877</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15596DC1"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59.70%</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22D44854"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51.70%</w:t>
            </w:r>
          </w:p>
        </w:tc>
        <w:tc>
          <w:tcPr>
            <w:tcW w:w="850"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44E7865F"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21.90%</w:t>
            </w:r>
          </w:p>
        </w:tc>
      </w:tr>
      <w:tr w:rsidRPr="00C74F38" w:rsidR="00602FE2" w:rsidTr="00694CBD" w14:paraId="28CD6141" w14:textId="77777777">
        <w:trPr>
          <w:trHeight w:val="20"/>
        </w:trPr>
        <w:tc>
          <w:tcPr>
            <w:tcW w:w="2560" w:type="dxa"/>
            <w:tcBorders>
              <w:top w:val="nil"/>
              <w:left w:val="single" w:color="auto" w:sz="4" w:space="0"/>
              <w:bottom w:val="single" w:color="auto" w:sz="4" w:space="0"/>
              <w:right w:val="single" w:color="auto" w:sz="4" w:space="0"/>
            </w:tcBorders>
            <w:shd w:val="clear" w:color="auto" w:fill="auto"/>
            <w:noWrap/>
            <w:vAlign w:val="bottom"/>
            <w:hideMark/>
          </w:tcPr>
          <w:p w:rsidRPr="00C74F38" w:rsidR="00C74F38" w:rsidP="00C74F38" w:rsidRDefault="00C74F38" w14:paraId="7C081590" w14:textId="77777777">
            <w:pPr>
              <w:autoSpaceDE/>
              <w:autoSpaceDN/>
              <w:adjustRightInd/>
              <w:spacing w:before="0" w:after="0"/>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University of Wollongong</w:t>
            </w:r>
          </w:p>
        </w:tc>
        <w:tc>
          <w:tcPr>
            <w:tcW w:w="98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5D301CB7"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0.05</w:t>
            </w:r>
          </w:p>
        </w:tc>
        <w:tc>
          <w:tcPr>
            <w:tcW w:w="992"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19CA70F9"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0.34</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065CC7CB"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72.1</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3069673A"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891195</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56A9E38D"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29.1</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4E8B7D00"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17.9</w:t>
            </w:r>
          </w:p>
        </w:tc>
        <w:tc>
          <w:tcPr>
            <w:tcW w:w="1275"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58474E9A"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122527</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429F4F79"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102.8</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74B8B383"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38810</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6CCBB1A2"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46.80%</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5D6A763B"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59.20%</w:t>
            </w:r>
          </w:p>
        </w:tc>
        <w:tc>
          <w:tcPr>
            <w:tcW w:w="850"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5846A24E"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27.30%</w:t>
            </w:r>
          </w:p>
        </w:tc>
      </w:tr>
      <w:tr w:rsidRPr="00C74F38" w:rsidR="00602FE2" w:rsidTr="00694CBD" w14:paraId="147DC0D2" w14:textId="77777777">
        <w:trPr>
          <w:trHeight w:val="20"/>
        </w:trPr>
        <w:tc>
          <w:tcPr>
            <w:tcW w:w="2560" w:type="dxa"/>
            <w:tcBorders>
              <w:top w:val="nil"/>
              <w:left w:val="single" w:color="auto" w:sz="4" w:space="0"/>
              <w:bottom w:val="single" w:color="auto" w:sz="4" w:space="0"/>
              <w:right w:val="single" w:color="auto" w:sz="4" w:space="0"/>
            </w:tcBorders>
            <w:shd w:val="clear" w:color="auto" w:fill="auto"/>
            <w:noWrap/>
            <w:vAlign w:val="bottom"/>
            <w:hideMark/>
          </w:tcPr>
          <w:p w:rsidRPr="00C74F38" w:rsidR="00C74F38" w:rsidP="00C74F38" w:rsidRDefault="00C74F38" w14:paraId="6A18C910" w14:textId="77777777">
            <w:pPr>
              <w:autoSpaceDE/>
              <w:autoSpaceDN/>
              <w:adjustRightInd/>
              <w:spacing w:before="0" w:after="0"/>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University of South Australia</w:t>
            </w:r>
          </w:p>
        </w:tc>
        <w:tc>
          <w:tcPr>
            <w:tcW w:w="98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53E64B78"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0.03</w:t>
            </w:r>
          </w:p>
        </w:tc>
        <w:tc>
          <w:tcPr>
            <w:tcW w:w="992"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44EA2092"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0.18</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64F0630B"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37.8</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75148D50"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663607</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307E1A9E"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32.9</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70CFF03E"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10.8</w:t>
            </w:r>
          </w:p>
        </w:tc>
        <w:tc>
          <w:tcPr>
            <w:tcW w:w="1275"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74407A59"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133097</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68A2A409"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64.7</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427BE947"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87020</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26B113DF"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45.30%</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72542BFF"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51.60%</w:t>
            </w:r>
          </w:p>
        </w:tc>
        <w:tc>
          <w:tcPr>
            <w:tcW w:w="850"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2228DB9C"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21.40%</w:t>
            </w:r>
          </w:p>
        </w:tc>
      </w:tr>
      <w:tr w:rsidRPr="00C74F38" w:rsidR="00602FE2" w:rsidTr="00694CBD" w14:paraId="6D020176" w14:textId="77777777">
        <w:trPr>
          <w:trHeight w:val="20"/>
        </w:trPr>
        <w:tc>
          <w:tcPr>
            <w:tcW w:w="2560" w:type="dxa"/>
            <w:tcBorders>
              <w:top w:val="nil"/>
              <w:left w:val="single" w:color="auto" w:sz="4" w:space="0"/>
              <w:bottom w:val="single" w:color="auto" w:sz="4" w:space="0"/>
              <w:right w:val="single" w:color="auto" w:sz="4" w:space="0"/>
            </w:tcBorders>
            <w:shd w:val="clear" w:color="auto" w:fill="auto"/>
            <w:noWrap/>
            <w:vAlign w:val="bottom"/>
            <w:hideMark/>
          </w:tcPr>
          <w:p w:rsidRPr="00C74F38" w:rsidR="00C74F38" w:rsidP="00C74F38" w:rsidRDefault="00C74F38" w14:paraId="375B0744" w14:textId="77777777">
            <w:pPr>
              <w:autoSpaceDE/>
              <w:autoSpaceDN/>
              <w:adjustRightInd/>
              <w:spacing w:before="0" w:after="0"/>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Australian Catholic University</w:t>
            </w:r>
          </w:p>
        </w:tc>
        <w:tc>
          <w:tcPr>
            <w:tcW w:w="98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3A32806A"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0.01</w:t>
            </w:r>
          </w:p>
        </w:tc>
        <w:tc>
          <w:tcPr>
            <w:tcW w:w="992"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3E752BA3"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0.09</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3017F0D8"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14.8</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217F6623"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614496</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2F7E141F"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39.1</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12D6C713"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7.5</w:t>
            </w:r>
          </w:p>
        </w:tc>
        <w:tc>
          <w:tcPr>
            <w:tcW w:w="1275"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549FE743"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15380</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1577DA7F"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22.5</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3205F5DB"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2837</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29B5A37C"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30.20%</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384D861E"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51.20%</w:t>
            </w:r>
          </w:p>
        </w:tc>
        <w:tc>
          <w:tcPr>
            <w:tcW w:w="850"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111EFDF9"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14.60%</w:t>
            </w:r>
          </w:p>
        </w:tc>
      </w:tr>
      <w:tr w:rsidRPr="00C74F38" w:rsidR="00602FE2" w:rsidTr="00694CBD" w14:paraId="39E8FFB7" w14:textId="77777777">
        <w:trPr>
          <w:trHeight w:val="20"/>
        </w:trPr>
        <w:tc>
          <w:tcPr>
            <w:tcW w:w="2560" w:type="dxa"/>
            <w:tcBorders>
              <w:top w:val="nil"/>
              <w:left w:val="single" w:color="auto" w:sz="4" w:space="0"/>
              <w:bottom w:val="single" w:color="auto" w:sz="4" w:space="0"/>
              <w:right w:val="single" w:color="auto" w:sz="4" w:space="0"/>
            </w:tcBorders>
            <w:shd w:val="clear" w:color="auto" w:fill="auto"/>
            <w:noWrap/>
            <w:vAlign w:val="bottom"/>
            <w:hideMark/>
          </w:tcPr>
          <w:p w:rsidRPr="00C74F38" w:rsidR="00C74F38" w:rsidP="00C74F38" w:rsidRDefault="00C74F38" w14:paraId="00FEFB11" w14:textId="77777777">
            <w:pPr>
              <w:autoSpaceDE/>
              <w:autoSpaceDN/>
              <w:adjustRightInd/>
              <w:spacing w:before="0" w:after="0"/>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University of Otago</w:t>
            </w:r>
          </w:p>
        </w:tc>
        <w:tc>
          <w:tcPr>
            <w:tcW w:w="98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50F25D91"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0.07</w:t>
            </w:r>
          </w:p>
        </w:tc>
        <w:tc>
          <w:tcPr>
            <w:tcW w:w="992"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7CFC6BD3"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0.29</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7AC17562"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97.4</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6AC13AFE"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556326</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12010EFF"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19.7</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4DA9159E"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10.2</w:t>
            </w:r>
          </w:p>
        </w:tc>
        <w:tc>
          <w:tcPr>
            <w:tcW w:w="1275"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6AAF2517"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112884</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5C2EC343"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106.2</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0905CE5D"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3605</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3ECA8447"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60%</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7A415DFF"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57.60%</w:t>
            </w:r>
          </w:p>
        </w:tc>
        <w:tc>
          <w:tcPr>
            <w:tcW w:w="850"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38C00768"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18.90%</w:t>
            </w:r>
          </w:p>
        </w:tc>
      </w:tr>
      <w:tr w:rsidRPr="00C74F38" w:rsidR="00602FE2" w:rsidTr="00694CBD" w14:paraId="0560A801" w14:textId="77777777">
        <w:trPr>
          <w:trHeight w:val="20"/>
        </w:trPr>
        <w:tc>
          <w:tcPr>
            <w:tcW w:w="2560" w:type="dxa"/>
            <w:tcBorders>
              <w:top w:val="nil"/>
              <w:left w:val="single" w:color="auto" w:sz="4" w:space="0"/>
              <w:bottom w:val="single" w:color="auto" w:sz="4" w:space="0"/>
              <w:right w:val="single" w:color="auto" w:sz="4" w:space="0"/>
            </w:tcBorders>
            <w:shd w:val="clear" w:color="auto" w:fill="auto"/>
            <w:noWrap/>
            <w:vAlign w:val="bottom"/>
            <w:hideMark/>
          </w:tcPr>
          <w:p w:rsidRPr="00C74F38" w:rsidR="00C74F38" w:rsidP="00C74F38" w:rsidRDefault="00C74F38" w14:paraId="3AA6EEA4" w14:textId="77777777">
            <w:pPr>
              <w:autoSpaceDE/>
              <w:autoSpaceDN/>
              <w:adjustRightInd/>
              <w:spacing w:before="0" w:after="0"/>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University of Melbourne</w:t>
            </w:r>
          </w:p>
        </w:tc>
        <w:tc>
          <w:tcPr>
            <w:tcW w:w="98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311DD748"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0.22</w:t>
            </w:r>
          </w:p>
        </w:tc>
        <w:tc>
          <w:tcPr>
            <w:tcW w:w="992"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60D8A67E"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0.83</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72781898"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590.5</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045483D9"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860406</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3952BC6D"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23.8</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36137BF6"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16.7</w:t>
            </w:r>
          </w:p>
        </w:tc>
        <w:tc>
          <w:tcPr>
            <w:tcW w:w="1275"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24876875"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286146</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79BF0D0B"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1008</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31645635"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83513</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714C08CA"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39.10%</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0CFA2FE9"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54%</w:t>
            </w:r>
          </w:p>
        </w:tc>
        <w:tc>
          <w:tcPr>
            <w:tcW w:w="850"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750CC14D"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47.40%</w:t>
            </w:r>
          </w:p>
        </w:tc>
      </w:tr>
      <w:tr w:rsidRPr="00C74F38" w:rsidR="00602FE2" w:rsidTr="00694CBD" w14:paraId="7534CBE7" w14:textId="77777777">
        <w:trPr>
          <w:trHeight w:val="20"/>
        </w:trPr>
        <w:tc>
          <w:tcPr>
            <w:tcW w:w="2560" w:type="dxa"/>
            <w:tcBorders>
              <w:top w:val="nil"/>
              <w:left w:val="single" w:color="auto" w:sz="4" w:space="0"/>
              <w:bottom w:val="single" w:color="auto" w:sz="4" w:space="0"/>
              <w:right w:val="single" w:color="auto" w:sz="4" w:space="0"/>
            </w:tcBorders>
            <w:shd w:val="clear" w:color="auto" w:fill="auto"/>
            <w:noWrap/>
            <w:vAlign w:val="bottom"/>
            <w:hideMark/>
          </w:tcPr>
          <w:p w:rsidRPr="00C74F38" w:rsidR="00C74F38" w:rsidP="00C74F38" w:rsidRDefault="00C74F38" w14:paraId="6819D9BF" w14:textId="77777777">
            <w:pPr>
              <w:autoSpaceDE/>
              <w:autoSpaceDN/>
              <w:adjustRightInd/>
              <w:spacing w:before="0" w:after="0"/>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The University of Western Australia</w:t>
            </w:r>
          </w:p>
        </w:tc>
        <w:tc>
          <w:tcPr>
            <w:tcW w:w="98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42C354BF"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0.08</w:t>
            </w:r>
          </w:p>
        </w:tc>
        <w:tc>
          <w:tcPr>
            <w:tcW w:w="992"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5A96ED7D"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0.34</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6B21C6E6"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95.4</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09D85461"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761446</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4B29B33A"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21.3</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19CD956F"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22</w:t>
            </w:r>
          </w:p>
        </w:tc>
        <w:tc>
          <w:tcPr>
            <w:tcW w:w="1275"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7EEA833C"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260832</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05B992AE"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212.3</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3B3CD6AE"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62795</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2804B744"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69.40%</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57F76E50"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61.30%</w:t>
            </w:r>
          </w:p>
        </w:tc>
        <w:tc>
          <w:tcPr>
            <w:tcW w:w="850"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4A4FDF42"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28.50%</w:t>
            </w:r>
          </w:p>
        </w:tc>
      </w:tr>
      <w:tr w:rsidRPr="00C74F38" w:rsidR="00602FE2" w:rsidTr="00694CBD" w14:paraId="4954F05D" w14:textId="77777777">
        <w:trPr>
          <w:trHeight w:val="20"/>
        </w:trPr>
        <w:tc>
          <w:tcPr>
            <w:tcW w:w="2560" w:type="dxa"/>
            <w:tcBorders>
              <w:top w:val="nil"/>
              <w:left w:val="single" w:color="auto" w:sz="4" w:space="0"/>
              <w:bottom w:val="single" w:color="auto" w:sz="4" w:space="0"/>
              <w:right w:val="single" w:color="auto" w:sz="4" w:space="0"/>
            </w:tcBorders>
            <w:shd w:val="clear" w:color="auto" w:fill="auto"/>
            <w:noWrap/>
            <w:vAlign w:val="bottom"/>
            <w:hideMark/>
          </w:tcPr>
          <w:p w:rsidRPr="00C74F38" w:rsidR="00C74F38" w:rsidP="00C74F38" w:rsidRDefault="00C74F38" w14:paraId="057F5076" w14:textId="77777777">
            <w:pPr>
              <w:autoSpaceDE/>
              <w:autoSpaceDN/>
              <w:adjustRightInd/>
              <w:spacing w:before="0" w:after="0"/>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Australian National University</w:t>
            </w:r>
          </w:p>
        </w:tc>
        <w:tc>
          <w:tcPr>
            <w:tcW w:w="98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003E75F2"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0.12</w:t>
            </w:r>
          </w:p>
        </w:tc>
        <w:tc>
          <w:tcPr>
            <w:tcW w:w="992"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773F656E"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0.4</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562326B8"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275.5</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1D914F84"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768228</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6AA4394B"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14.6</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3936D0E2"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14.7</w:t>
            </w:r>
          </w:p>
        </w:tc>
        <w:tc>
          <w:tcPr>
            <w:tcW w:w="1275"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06F83164"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356461</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7A8B8125"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680.4</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54E67502"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16694</w:t>
            </w:r>
          </w:p>
        </w:tc>
        <w:tc>
          <w:tcPr>
            <w:tcW w:w="1134"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28239E47"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56.90%</w:t>
            </w:r>
          </w:p>
        </w:tc>
        <w:tc>
          <w:tcPr>
            <w:tcW w:w="993"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797BC761"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58.30%</w:t>
            </w:r>
          </w:p>
        </w:tc>
        <w:tc>
          <w:tcPr>
            <w:tcW w:w="850" w:type="dxa"/>
            <w:tcBorders>
              <w:top w:val="nil"/>
              <w:left w:val="nil"/>
              <w:bottom w:val="single" w:color="auto" w:sz="4" w:space="0"/>
              <w:right w:val="single" w:color="auto" w:sz="4" w:space="0"/>
            </w:tcBorders>
            <w:shd w:val="clear" w:color="auto" w:fill="auto"/>
            <w:noWrap/>
            <w:vAlign w:val="bottom"/>
            <w:hideMark/>
          </w:tcPr>
          <w:p w:rsidRPr="00C74F38" w:rsidR="00C74F38" w:rsidP="00C74F38" w:rsidRDefault="00C74F38" w14:paraId="1C9CE048" w14:textId="77777777">
            <w:pPr>
              <w:autoSpaceDE/>
              <w:autoSpaceDN/>
              <w:adjustRightInd/>
              <w:spacing w:before="0" w:after="0"/>
              <w:jc w:val="center"/>
              <w:rPr>
                <w:rFonts w:ascii="Calibri" w:hAnsi="Calibri" w:eastAsia="Times New Roman" w:cs="Calibri"/>
                <w:color w:val="000000"/>
                <w:sz w:val="16"/>
                <w:szCs w:val="16"/>
                <w:lang w:eastAsia="en-GB"/>
              </w:rPr>
            </w:pPr>
            <w:r w:rsidRPr="00C74F38">
              <w:rPr>
                <w:rFonts w:ascii="Calibri" w:hAnsi="Calibri" w:eastAsia="Times New Roman" w:cs="Calibri"/>
                <w:color w:val="000000"/>
                <w:sz w:val="16"/>
                <w:szCs w:val="16"/>
                <w:lang w:eastAsia="en-GB"/>
              </w:rPr>
              <w:t>51.50%</w:t>
            </w:r>
          </w:p>
        </w:tc>
      </w:tr>
    </w:tbl>
    <w:p w:rsidR="00495C2A" w:rsidP="006755E7" w:rsidRDefault="00495C2A" w14:paraId="7F6B6157" w14:textId="77777777">
      <w:pPr>
        <w:jc w:val="both"/>
      </w:pPr>
    </w:p>
    <w:p w:rsidR="003B1D74" w:rsidP="006755E7" w:rsidRDefault="003B1D74" w14:paraId="016BEC5C" w14:textId="77777777">
      <w:pPr>
        <w:jc w:val="both"/>
      </w:pPr>
    </w:p>
    <w:p w:rsidR="003B1D74" w:rsidP="006755E7" w:rsidRDefault="003B1D74" w14:paraId="57B8CA03" w14:textId="77777777">
      <w:pPr>
        <w:jc w:val="both"/>
      </w:pPr>
    </w:p>
    <w:p w:rsidR="003B1D74" w:rsidP="006755E7" w:rsidRDefault="003B1D74" w14:paraId="6E1AD463" w14:textId="77777777">
      <w:pPr>
        <w:jc w:val="both"/>
      </w:pPr>
    </w:p>
    <w:p w:rsidR="003B1D74" w:rsidP="006755E7" w:rsidRDefault="003B1D74" w14:paraId="774A1A86" w14:textId="77777777">
      <w:pPr>
        <w:jc w:val="both"/>
      </w:pPr>
    </w:p>
    <w:p w:rsidR="003B1D74" w:rsidP="006755E7" w:rsidRDefault="003B1D74" w14:paraId="207D8107" w14:textId="77777777">
      <w:pPr>
        <w:jc w:val="both"/>
      </w:pPr>
    </w:p>
    <w:p w:rsidR="003B1D74" w:rsidP="006755E7" w:rsidRDefault="003B1D74" w14:paraId="1CC6135A" w14:textId="77777777">
      <w:pPr>
        <w:jc w:val="both"/>
      </w:pPr>
    </w:p>
    <w:p w:rsidR="003B1D74" w:rsidP="006755E7" w:rsidRDefault="003B1D74" w14:paraId="5C224C87" w14:textId="77777777">
      <w:pPr>
        <w:jc w:val="both"/>
      </w:pPr>
    </w:p>
    <w:p w:rsidR="00D17879" w:rsidP="00D17879" w:rsidRDefault="00D17879" w14:paraId="787726F1" w14:textId="54C8D3A2">
      <w:pPr>
        <w:jc w:val="both"/>
      </w:pPr>
      <w:r w:rsidRPr="00694CBD">
        <w:rPr>
          <w:b/>
          <w:bCs/>
        </w:rPr>
        <w:lastRenderedPageBreak/>
        <w:t xml:space="preserve">Appendix </w:t>
      </w:r>
      <w:r w:rsidR="000F2EC0">
        <w:rPr>
          <w:b/>
          <w:bCs/>
        </w:rPr>
        <w:t>E</w:t>
      </w:r>
      <w:r w:rsidRPr="00694CBD">
        <w:rPr>
          <w:b/>
          <w:bCs/>
        </w:rPr>
        <w:t>:</w:t>
      </w:r>
      <w:r>
        <w:t xml:space="preserve"> </w:t>
      </w:r>
      <w:r w:rsidR="000F2EC0">
        <w:t xml:space="preserve">Year on year change in metric scores for all </w:t>
      </w:r>
      <w:ins w:author="Martin Bell" w:date="2022-10-19T16:08:00Z" w:id="38">
        <w:r w:rsidR="00C97DF6">
          <w:t>u</w:t>
        </w:r>
      </w:ins>
      <w:r w:rsidR="000F2EC0">
        <w:t xml:space="preserve">niversity peers. </w:t>
      </w:r>
    </w:p>
    <w:p w:rsidR="00D17879" w:rsidP="006755E7" w:rsidRDefault="00D17879" w14:paraId="381B9F69" w14:textId="77777777">
      <w:pPr>
        <w:jc w:val="both"/>
      </w:pPr>
    </w:p>
    <w:tbl>
      <w:tblPr>
        <w:tblW w:w="15871" w:type="dxa"/>
        <w:tblLayout w:type="fixed"/>
        <w:tblLook w:val="04A0" w:firstRow="1" w:lastRow="0" w:firstColumn="1" w:lastColumn="0" w:noHBand="0" w:noVBand="1"/>
      </w:tblPr>
      <w:tblGrid>
        <w:gridCol w:w="1980"/>
        <w:gridCol w:w="1134"/>
        <w:gridCol w:w="1134"/>
        <w:gridCol w:w="992"/>
        <w:gridCol w:w="1134"/>
        <w:gridCol w:w="992"/>
        <w:gridCol w:w="1134"/>
        <w:gridCol w:w="1276"/>
        <w:gridCol w:w="992"/>
        <w:gridCol w:w="851"/>
        <w:gridCol w:w="992"/>
        <w:gridCol w:w="1134"/>
        <w:gridCol w:w="1134"/>
        <w:gridCol w:w="992"/>
      </w:tblGrid>
      <w:tr w:rsidRPr="005E1458" w:rsidR="00F30C52" w:rsidTr="00F30C52" w14:paraId="681F7B21" w14:textId="77777777">
        <w:trPr>
          <w:trHeight w:val="20"/>
        </w:trPr>
        <w:tc>
          <w:tcPr>
            <w:tcW w:w="1980" w:type="dxa"/>
            <w:tcBorders>
              <w:top w:val="single" w:color="auto" w:sz="4" w:space="0"/>
              <w:left w:val="single" w:color="auto" w:sz="4" w:space="0"/>
              <w:bottom w:val="single" w:color="auto" w:sz="4" w:space="0"/>
              <w:right w:val="single" w:color="auto" w:sz="4" w:space="0"/>
            </w:tcBorders>
            <w:shd w:val="clear" w:color="000000" w:fill="00B0F0"/>
            <w:noWrap/>
            <w:vAlign w:val="bottom"/>
            <w:hideMark/>
          </w:tcPr>
          <w:p w:rsidRPr="00694CBD" w:rsidR="006B2CE5" w:rsidP="006B2CE5" w:rsidRDefault="006B2CE5" w14:paraId="7D13D2B3" w14:textId="2C4792A9">
            <w:pPr>
              <w:autoSpaceDE/>
              <w:autoSpaceDN/>
              <w:adjustRightInd/>
              <w:spacing w:before="0" w:after="0"/>
              <w:jc w:val="center"/>
              <w:rPr>
                <w:rFonts w:ascii="Calibri" w:hAnsi="Calibri" w:eastAsia="Times New Roman" w:cs="Calibri"/>
                <w:b/>
                <w:bCs/>
                <w:color w:val="FFFFFF"/>
                <w:sz w:val="16"/>
                <w:szCs w:val="16"/>
                <w:lang w:eastAsia="en-GB"/>
              </w:rPr>
            </w:pPr>
            <w:r w:rsidRPr="00694CBD">
              <w:rPr>
                <w:rFonts w:ascii="Calibri" w:hAnsi="Calibri" w:eastAsia="Times New Roman" w:cs="Calibri"/>
                <w:b/>
                <w:bCs/>
                <w:color w:val="FFFFFF"/>
                <w:sz w:val="16"/>
                <w:szCs w:val="16"/>
                <w:lang w:eastAsia="en-GB"/>
              </w:rPr>
              <w:t>University</w:t>
            </w:r>
          </w:p>
        </w:tc>
        <w:tc>
          <w:tcPr>
            <w:tcW w:w="1134" w:type="dxa"/>
            <w:tcBorders>
              <w:top w:val="single" w:color="auto" w:sz="4" w:space="0"/>
              <w:left w:val="nil"/>
              <w:bottom w:val="single" w:color="auto" w:sz="4" w:space="0"/>
              <w:right w:val="single" w:color="auto" w:sz="4" w:space="0"/>
            </w:tcBorders>
            <w:shd w:val="clear" w:color="000000" w:fill="00B0F0"/>
            <w:noWrap/>
            <w:vAlign w:val="bottom"/>
            <w:hideMark/>
          </w:tcPr>
          <w:p w:rsidRPr="00694CBD" w:rsidR="006B2CE5" w:rsidP="006B2CE5" w:rsidRDefault="006B2CE5" w14:paraId="7C871595" w14:textId="77777777">
            <w:pPr>
              <w:autoSpaceDE/>
              <w:autoSpaceDN/>
              <w:adjustRightInd/>
              <w:spacing w:before="0" w:after="0"/>
              <w:jc w:val="center"/>
              <w:rPr>
                <w:rFonts w:ascii="Calibri" w:hAnsi="Calibri" w:eastAsia="Times New Roman" w:cs="Calibri"/>
                <w:b/>
                <w:bCs/>
                <w:color w:val="FFFFFF"/>
                <w:sz w:val="16"/>
                <w:szCs w:val="16"/>
                <w:lang w:eastAsia="en-GB"/>
              </w:rPr>
            </w:pPr>
            <w:r w:rsidRPr="00694CBD">
              <w:rPr>
                <w:rFonts w:ascii="Calibri" w:hAnsi="Calibri" w:eastAsia="Times New Roman" w:cs="Calibri"/>
                <w:b/>
                <w:bCs/>
                <w:color w:val="FFFFFF"/>
                <w:sz w:val="16"/>
                <w:szCs w:val="16"/>
                <w:lang w:eastAsia="en-GB"/>
              </w:rPr>
              <w:t>Doctorate Bachelor Awarded</w:t>
            </w:r>
          </w:p>
        </w:tc>
        <w:tc>
          <w:tcPr>
            <w:tcW w:w="1134" w:type="dxa"/>
            <w:tcBorders>
              <w:top w:val="single" w:color="auto" w:sz="4" w:space="0"/>
              <w:left w:val="nil"/>
              <w:bottom w:val="single" w:color="auto" w:sz="4" w:space="0"/>
              <w:right w:val="single" w:color="auto" w:sz="4" w:space="0"/>
            </w:tcBorders>
            <w:shd w:val="clear" w:color="000000" w:fill="00B0F0"/>
            <w:noWrap/>
            <w:vAlign w:val="bottom"/>
            <w:hideMark/>
          </w:tcPr>
          <w:p w:rsidRPr="00694CBD" w:rsidR="006B2CE5" w:rsidP="006B2CE5" w:rsidRDefault="006B2CE5" w14:paraId="6553FF5F" w14:textId="77777777">
            <w:pPr>
              <w:autoSpaceDE/>
              <w:autoSpaceDN/>
              <w:adjustRightInd/>
              <w:spacing w:before="0" w:after="0"/>
              <w:jc w:val="center"/>
              <w:rPr>
                <w:rFonts w:ascii="Calibri" w:hAnsi="Calibri" w:eastAsia="Times New Roman" w:cs="Calibri"/>
                <w:b/>
                <w:bCs/>
                <w:color w:val="FFFFFF"/>
                <w:sz w:val="16"/>
                <w:szCs w:val="16"/>
                <w:lang w:eastAsia="en-GB"/>
              </w:rPr>
            </w:pPr>
            <w:r w:rsidRPr="00694CBD">
              <w:rPr>
                <w:rFonts w:ascii="Calibri" w:hAnsi="Calibri" w:eastAsia="Times New Roman" w:cs="Calibri"/>
                <w:b/>
                <w:bCs/>
                <w:color w:val="FFFFFF"/>
                <w:sz w:val="16"/>
                <w:szCs w:val="16"/>
                <w:lang w:eastAsia="en-GB"/>
              </w:rPr>
              <w:t>Doctorate awarded to academic staff</w:t>
            </w:r>
          </w:p>
        </w:tc>
        <w:tc>
          <w:tcPr>
            <w:tcW w:w="992" w:type="dxa"/>
            <w:tcBorders>
              <w:top w:val="single" w:color="auto" w:sz="4" w:space="0"/>
              <w:left w:val="nil"/>
              <w:bottom w:val="single" w:color="auto" w:sz="4" w:space="0"/>
              <w:right w:val="single" w:color="auto" w:sz="4" w:space="0"/>
            </w:tcBorders>
            <w:shd w:val="clear" w:color="000000" w:fill="00B0F0"/>
            <w:noWrap/>
            <w:vAlign w:val="bottom"/>
            <w:hideMark/>
          </w:tcPr>
          <w:p w:rsidRPr="00694CBD" w:rsidR="006B2CE5" w:rsidP="006B2CE5" w:rsidRDefault="006B2CE5" w14:paraId="6278BE4B" w14:textId="77777777">
            <w:pPr>
              <w:autoSpaceDE/>
              <w:autoSpaceDN/>
              <w:adjustRightInd/>
              <w:spacing w:before="0" w:after="0"/>
              <w:jc w:val="center"/>
              <w:rPr>
                <w:rFonts w:ascii="Calibri" w:hAnsi="Calibri" w:eastAsia="Times New Roman" w:cs="Calibri"/>
                <w:b/>
                <w:bCs/>
                <w:color w:val="FFFFFF"/>
                <w:sz w:val="16"/>
                <w:szCs w:val="16"/>
                <w:lang w:eastAsia="en-GB"/>
              </w:rPr>
            </w:pPr>
            <w:r w:rsidRPr="00694CBD">
              <w:rPr>
                <w:rFonts w:ascii="Calibri" w:hAnsi="Calibri" w:eastAsia="Times New Roman" w:cs="Calibri"/>
                <w:b/>
                <w:bCs/>
                <w:color w:val="FFFFFF"/>
                <w:sz w:val="16"/>
                <w:szCs w:val="16"/>
                <w:lang w:eastAsia="en-GB"/>
              </w:rPr>
              <w:t>Teaching reputation</w:t>
            </w:r>
          </w:p>
        </w:tc>
        <w:tc>
          <w:tcPr>
            <w:tcW w:w="1134" w:type="dxa"/>
            <w:tcBorders>
              <w:top w:val="single" w:color="auto" w:sz="4" w:space="0"/>
              <w:left w:val="nil"/>
              <w:bottom w:val="single" w:color="auto" w:sz="4" w:space="0"/>
              <w:right w:val="single" w:color="auto" w:sz="4" w:space="0"/>
            </w:tcBorders>
            <w:shd w:val="clear" w:color="000000" w:fill="00B0F0"/>
            <w:noWrap/>
            <w:vAlign w:val="bottom"/>
            <w:hideMark/>
          </w:tcPr>
          <w:p w:rsidRPr="00694CBD" w:rsidR="006B2CE5" w:rsidP="006B2CE5" w:rsidRDefault="006B2CE5" w14:paraId="4D293AD5" w14:textId="77777777">
            <w:pPr>
              <w:autoSpaceDE/>
              <w:autoSpaceDN/>
              <w:adjustRightInd/>
              <w:spacing w:before="0" w:after="0"/>
              <w:jc w:val="center"/>
              <w:rPr>
                <w:rFonts w:ascii="Calibri" w:hAnsi="Calibri" w:eastAsia="Times New Roman" w:cs="Calibri"/>
                <w:b/>
                <w:bCs/>
                <w:color w:val="FFFFFF"/>
                <w:sz w:val="16"/>
                <w:szCs w:val="16"/>
                <w:lang w:eastAsia="en-GB"/>
              </w:rPr>
            </w:pPr>
            <w:r w:rsidRPr="00694CBD">
              <w:rPr>
                <w:rFonts w:ascii="Calibri" w:hAnsi="Calibri" w:eastAsia="Times New Roman" w:cs="Calibri"/>
                <w:b/>
                <w:bCs/>
                <w:color w:val="FFFFFF"/>
                <w:sz w:val="16"/>
                <w:szCs w:val="16"/>
                <w:lang w:eastAsia="en-GB"/>
              </w:rPr>
              <w:t>Institutional income to academic staff</w:t>
            </w:r>
          </w:p>
        </w:tc>
        <w:tc>
          <w:tcPr>
            <w:tcW w:w="992" w:type="dxa"/>
            <w:tcBorders>
              <w:top w:val="single" w:color="auto" w:sz="4" w:space="0"/>
              <w:left w:val="nil"/>
              <w:bottom w:val="single" w:color="auto" w:sz="4" w:space="0"/>
              <w:right w:val="single" w:color="auto" w:sz="4" w:space="0"/>
            </w:tcBorders>
            <w:shd w:val="clear" w:color="000000" w:fill="00B0F0"/>
            <w:noWrap/>
            <w:vAlign w:val="bottom"/>
            <w:hideMark/>
          </w:tcPr>
          <w:p w:rsidRPr="00694CBD" w:rsidR="006B2CE5" w:rsidP="006B2CE5" w:rsidRDefault="006B2CE5" w14:paraId="41C2D352" w14:textId="77777777">
            <w:pPr>
              <w:autoSpaceDE/>
              <w:autoSpaceDN/>
              <w:adjustRightInd/>
              <w:spacing w:before="0" w:after="0"/>
              <w:jc w:val="center"/>
              <w:rPr>
                <w:rFonts w:ascii="Calibri" w:hAnsi="Calibri" w:eastAsia="Times New Roman" w:cs="Calibri"/>
                <w:b/>
                <w:bCs/>
                <w:color w:val="FFFFFF"/>
                <w:sz w:val="16"/>
                <w:szCs w:val="16"/>
                <w:lang w:eastAsia="en-GB"/>
              </w:rPr>
            </w:pPr>
            <w:r w:rsidRPr="00694CBD">
              <w:rPr>
                <w:rFonts w:ascii="Calibri" w:hAnsi="Calibri" w:eastAsia="Times New Roman" w:cs="Calibri"/>
                <w:b/>
                <w:bCs/>
                <w:color w:val="FFFFFF"/>
                <w:sz w:val="16"/>
                <w:szCs w:val="16"/>
                <w:lang w:eastAsia="en-GB"/>
              </w:rPr>
              <w:t>Students to academic staff ratio</w:t>
            </w:r>
          </w:p>
        </w:tc>
        <w:tc>
          <w:tcPr>
            <w:tcW w:w="1134" w:type="dxa"/>
            <w:tcBorders>
              <w:top w:val="single" w:color="auto" w:sz="4" w:space="0"/>
              <w:left w:val="nil"/>
              <w:bottom w:val="single" w:color="auto" w:sz="4" w:space="0"/>
              <w:right w:val="single" w:color="auto" w:sz="4" w:space="0"/>
            </w:tcBorders>
            <w:shd w:val="clear" w:color="000000" w:fill="00B0F0"/>
            <w:noWrap/>
            <w:vAlign w:val="bottom"/>
            <w:hideMark/>
          </w:tcPr>
          <w:p w:rsidR="000915B6" w:rsidP="006B2CE5" w:rsidRDefault="006B2CE5" w14:paraId="48817A87" w14:textId="77777777">
            <w:pPr>
              <w:autoSpaceDE/>
              <w:autoSpaceDN/>
              <w:adjustRightInd/>
              <w:spacing w:before="0" w:after="0"/>
              <w:jc w:val="center"/>
              <w:rPr>
                <w:rFonts w:ascii="Calibri" w:hAnsi="Calibri" w:eastAsia="Times New Roman" w:cs="Calibri"/>
                <w:b/>
                <w:bCs/>
                <w:color w:val="FFFFFF"/>
                <w:sz w:val="16"/>
                <w:szCs w:val="16"/>
                <w:lang w:eastAsia="en-GB"/>
              </w:rPr>
            </w:pPr>
            <w:r w:rsidRPr="00694CBD">
              <w:rPr>
                <w:rFonts w:ascii="Calibri" w:hAnsi="Calibri" w:eastAsia="Times New Roman" w:cs="Calibri"/>
                <w:b/>
                <w:bCs/>
                <w:color w:val="FFFFFF"/>
                <w:sz w:val="16"/>
                <w:szCs w:val="16"/>
                <w:lang w:eastAsia="en-GB"/>
              </w:rPr>
              <w:t xml:space="preserve">Publications per </w:t>
            </w:r>
          </w:p>
          <w:p w:rsidRPr="00694CBD" w:rsidR="006B2CE5" w:rsidP="006B2CE5" w:rsidRDefault="006B2CE5" w14:paraId="6A31D7BD" w14:textId="4FA00235">
            <w:pPr>
              <w:autoSpaceDE/>
              <w:autoSpaceDN/>
              <w:adjustRightInd/>
              <w:spacing w:before="0" w:after="0"/>
              <w:jc w:val="center"/>
              <w:rPr>
                <w:rFonts w:ascii="Calibri" w:hAnsi="Calibri" w:eastAsia="Times New Roman" w:cs="Calibri"/>
                <w:b/>
                <w:bCs/>
                <w:color w:val="FFFFFF"/>
                <w:sz w:val="16"/>
                <w:szCs w:val="16"/>
                <w:lang w:eastAsia="en-GB"/>
              </w:rPr>
            </w:pPr>
            <w:r w:rsidRPr="00694CBD">
              <w:rPr>
                <w:rFonts w:ascii="Calibri" w:hAnsi="Calibri" w:eastAsia="Times New Roman" w:cs="Calibri"/>
                <w:b/>
                <w:bCs/>
                <w:color w:val="FFFFFF"/>
                <w:sz w:val="16"/>
                <w:szCs w:val="16"/>
                <w:lang w:eastAsia="en-GB"/>
              </w:rPr>
              <w:t>staff</w:t>
            </w:r>
          </w:p>
        </w:tc>
        <w:tc>
          <w:tcPr>
            <w:tcW w:w="1276" w:type="dxa"/>
            <w:tcBorders>
              <w:top w:val="single" w:color="auto" w:sz="4" w:space="0"/>
              <w:left w:val="nil"/>
              <w:bottom w:val="single" w:color="auto" w:sz="4" w:space="0"/>
              <w:right w:val="single" w:color="auto" w:sz="4" w:space="0"/>
            </w:tcBorders>
            <w:shd w:val="clear" w:color="000000" w:fill="00B0F0"/>
            <w:noWrap/>
            <w:vAlign w:val="bottom"/>
            <w:hideMark/>
          </w:tcPr>
          <w:p w:rsidRPr="00694CBD" w:rsidR="006B2CE5" w:rsidP="006B2CE5" w:rsidRDefault="006B2CE5" w14:paraId="152E5D88" w14:textId="77777777">
            <w:pPr>
              <w:autoSpaceDE/>
              <w:autoSpaceDN/>
              <w:adjustRightInd/>
              <w:spacing w:before="0" w:after="0"/>
              <w:jc w:val="center"/>
              <w:rPr>
                <w:rFonts w:ascii="Calibri" w:hAnsi="Calibri" w:eastAsia="Times New Roman" w:cs="Calibri"/>
                <w:b/>
                <w:bCs/>
                <w:color w:val="FFFFFF"/>
                <w:sz w:val="16"/>
                <w:szCs w:val="16"/>
                <w:lang w:eastAsia="en-GB"/>
              </w:rPr>
            </w:pPr>
            <w:r w:rsidRPr="00694CBD">
              <w:rPr>
                <w:rFonts w:ascii="Calibri" w:hAnsi="Calibri" w:eastAsia="Times New Roman" w:cs="Calibri"/>
                <w:b/>
                <w:bCs/>
                <w:color w:val="FFFFFF"/>
                <w:sz w:val="16"/>
                <w:szCs w:val="16"/>
                <w:lang w:eastAsia="en-GB"/>
              </w:rPr>
              <w:t>Research income to academic staff</w:t>
            </w:r>
          </w:p>
        </w:tc>
        <w:tc>
          <w:tcPr>
            <w:tcW w:w="992" w:type="dxa"/>
            <w:tcBorders>
              <w:top w:val="single" w:color="auto" w:sz="4" w:space="0"/>
              <w:left w:val="nil"/>
              <w:bottom w:val="single" w:color="auto" w:sz="4" w:space="0"/>
              <w:right w:val="single" w:color="auto" w:sz="4" w:space="0"/>
            </w:tcBorders>
            <w:shd w:val="clear" w:color="000000" w:fill="00B0F0"/>
            <w:noWrap/>
            <w:vAlign w:val="bottom"/>
            <w:hideMark/>
          </w:tcPr>
          <w:p w:rsidRPr="00694CBD" w:rsidR="006B2CE5" w:rsidP="006B2CE5" w:rsidRDefault="006B2CE5" w14:paraId="2EC6E527" w14:textId="77777777">
            <w:pPr>
              <w:autoSpaceDE/>
              <w:autoSpaceDN/>
              <w:adjustRightInd/>
              <w:spacing w:before="0" w:after="0"/>
              <w:jc w:val="center"/>
              <w:rPr>
                <w:rFonts w:ascii="Calibri" w:hAnsi="Calibri" w:eastAsia="Times New Roman" w:cs="Calibri"/>
                <w:b/>
                <w:bCs/>
                <w:color w:val="FFFFFF"/>
                <w:sz w:val="16"/>
                <w:szCs w:val="16"/>
                <w:lang w:eastAsia="en-GB"/>
              </w:rPr>
            </w:pPr>
            <w:r w:rsidRPr="00694CBD">
              <w:rPr>
                <w:rFonts w:ascii="Calibri" w:hAnsi="Calibri" w:eastAsia="Times New Roman" w:cs="Calibri"/>
                <w:b/>
                <w:bCs/>
                <w:color w:val="FFFFFF"/>
                <w:sz w:val="16"/>
                <w:szCs w:val="16"/>
                <w:lang w:eastAsia="en-GB"/>
              </w:rPr>
              <w:t>Research reputation</w:t>
            </w:r>
          </w:p>
        </w:tc>
        <w:tc>
          <w:tcPr>
            <w:tcW w:w="851" w:type="dxa"/>
            <w:tcBorders>
              <w:top w:val="single" w:color="auto" w:sz="4" w:space="0"/>
              <w:left w:val="nil"/>
              <w:bottom w:val="single" w:color="auto" w:sz="4" w:space="0"/>
              <w:right w:val="single" w:color="auto" w:sz="4" w:space="0"/>
            </w:tcBorders>
            <w:shd w:val="clear" w:color="000000" w:fill="00B0F0"/>
            <w:noWrap/>
            <w:vAlign w:val="bottom"/>
            <w:hideMark/>
          </w:tcPr>
          <w:p w:rsidRPr="00694CBD" w:rsidR="006B2CE5" w:rsidP="006B2CE5" w:rsidRDefault="006B2CE5" w14:paraId="1F51CC3B" w14:textId="77777777">
            <w:pPr>
              <w:autoSpaceDE/>
              <w:autoSpaceDN/>
              <w:adjustRightInd/>
              <w:spacing w:before="0" w:after="0"/>
              <w:jc w:val="center"/>
              <w:rPr>
                <w:rFonts w:ascii="Calibri" w:hAnsi="Calibri" w:eastAsia="Times New Roman" w:cs="Calibri"/>
                <w:b/>
                <w:bCs/>
                <w:color w:val="FFFFFF"/>
                <w:sz w:val="16"/>
                <w:szCs w:val="16"/>
                <w:lang w:eastAsia="en-GB"/>
              </w:rPr>
            </w:pPr>
            <w:r w:rsidRPr="00694CBD">
              <w:rPr>
                <w:rFonts w:ascii="Calibri" w:hAnsi="Calibri" w:eastAsia="Times New Roman" w:cs="Calibri"/>
                <w:b/>
                <w:bCs/>
                <w:color w:val="FFFFFF"/>
                <w:sz w:val="16"/>
                <w:szCs w:val="16"/>
                <w:lang w:eastAsia="en-GB"/>
              </w:rPr>
              <w:t>Citations</w:t>
            </w:r>
          </w:p>
        </w:tc>
        <w:tc>
          <w:tcPr>
            <w:tcW w:w="992" w:type="dxa"/>
            <w:tcBorders>
              <w:top w:val="single" w:color="auto" w:sz="4" w:space="0"/>
              <w:left w:val="nil"/>
              <w:bottom w:val="single" w:color="auto" w:sz="4" w:space="0"/>
              <w:right w:val="single" w:color="auto" w:sz="4" w:space="0"/>
            </w:tcBorders>
            <w:shd w:val="clear" w:color="000000" w:fill="00B0F0"/>
            <w:noWrap/>
            <w:vAlign w:val="bottom"/>
            <w:hideMark/>
          </w:tcPr>
          <w:p w:rsidRPr="00694CBD" w:rsidR="006B2CE5" w:rsidP="006B2CE5" w:rsidRDefault="006B2CE5" w14:paraId="2014BCB7" w14:textId="77777777">
            <w:pPr>
              <w:autoSpaceDE/>
              <w:autoSpaceDN/>
              <w:adjustRightInd/>
              <w:spacing w:before="0" w:after="0"/>
              <w:jc w:val="center"/>
              <w:rPr>
                <w:rFonts w:ascii="Calibri" w:hAnsi="Calibri" w:eastAsia="Times New Roman" w:cs="Calibri"/>
                <w:b/>
                <w:bCs/>
                <w:color w:val="FFFFFF"/>
                <w:sz w:val="16"/>
                <w:szCs w:val="16"/>
                <w:lang w:eastAsia="en-GB"/>
              </w:rPr>
            </w:pPr>
            <w:r w:rsidRPr="00694CBD">
              <w:rPr>
                <w:rFonts w:ascii="Calibri" w:hAnsi="Calibri" w:eastAsia="Times New Roman" w:cs="Calibri"/>
                <w:b/>
                <w:bCs/>
                <w:color w:val="FFFFFF"/>
                <w:sz w:val="16"/>
                <w:szCs w:val="16"/>
                <w:lang w:eastAsia="en-GB"/>
              </w:rPr>
              <w:t>Industry income to academic staff</w:t>
            </w:r>
          </w:p>
        </w:tc>
        <w:tc>
          <w:tcPr>
            <w:tcW w:w="1134" w:type="dxa"/>
            <w:tcBorders>
              <w:top w:val="single" w:color="auto" w:sz="4" w:space="0"/>
              <w:left w:val="nil"/>
              <w:bottom w:val="single" w:color="auto" w:sz="4" w:space="0"/>
              <w:right w:val="single" w:color="auto" w:sz="4" w:space="0"/>
            </w:tcBorders>
            <w:shd w:val="clear" w:color="000000" w:fill="00B0F0"/>
            <w:noWrap/>
            <w:vAlign w:val="bottom"/>
            <w:hideMark/>
          </w:tcPr>
          <w:p w:rsidRPr="00694CBD" w:rsidR="006B2CE5" w:rsidP="006B2CE5" w:rsidRDefault="006B2CE5" w14:paraId="569884AE" w14:textId="77777777">
            <w:pPr>
              <w:autoSpaceDE/>
              <w:autoSpaceDN/>
              <w:adjustRightInd/>
              <w:spacing w:before="0" w:after="0"/>
              <w:jc w:val="center"/>
              <w:rPr>
                <w:rFonts w:ascii="Calibri" w:hAnsi="Calibri" w:eastAsia="Times New Roman" w:cs="Calibri"/>
                <w:b/>
                <w:bCs/>
                <w:color w:val="FFFFFF"/>
                <w:sz w:val="16"/>
                <w:szCs w:val="16"/>
                <w:lang w:eastAsia="en-GB"/>
              </w:rPr>
            </w:pPr>
            <w:r w:rsidRPr="00694CBD">
              <w:rPr>
                <w:rFonts w:ascii="Calibri" w:hAnsi="Calibri" w:eastAsia="Times New Roman" w:cs="Calibri"/>
                <w:b/>
                <w:bCs/>
                <w:color w:val="FFFFFF"/>
                <w:sz w:val="16"/>
                <w:szCs w:val="16"/>
                <w:lang w:eastAsia="en-GB"/>
              </w:rPr>
              <w:t>Proportion of international academic staff</w:t>
            </w:r>
          </w:p>
        </w:tc>
        <w:tc>
          <w:tcPr>
            <w:tcW w:w="1134" w:type="dxa"/>
            <w:tcBorders>
              <w:top w:val="single" w:color="auto" w:sz="4" w:space="0"/>
              <w:left w:val="nil"/>
              <w:bottom w:val="single" w:color="auto" w:sz="4" w:space="0"/>
              <w:right w:val="single" w:color="auto" w:sz="4" w:space="0"/>
            </w:tcBorders>
            <w:shd w:val="clear" w:color="000000" w:fill="00B0F0"/>
            <w:noWrap/>
            <w:vAlign w:val="bottom"/>
            <w:hideMark/>
          </w:tcPr>
          <w:p w:rsidRPr="00694CBD" w:rsidR="006B2CE5" w:rsidP="006B2CE5" w:rsidRDefault="006B2CE5" w14:paraId="3426FD00" w14:textId="77777777">
            <w:pPr>
              <w:autoSpaceDE/>
              <w:autoSpaceDN/>
              <w:adjustRightInd/>
              <w:spacing w:before="0" w:after="0"/>
              <w:jc w:val="center"/>
              <w:rPr>
                <w:rFonts w:ascii="Calibri" w:hAnsi="Calibri" w:eastAsia="Times New Roman" w:cs="Calibri"/>
                <w:b/>
                <w:bCs/>
                <w:color w:val="FFFFFF"/>
                <w:sz w:val="16"/>
                <w:szCs w:val="16"/>
                <w:lang w:eastAsia="en-GB"/>
              </w:rPr>
            </w:pPr>
            <w:r w:rsidRPr="00694CBD">
              <w:rPr>
                <w:rFonts w:ascii="Calibri" w:hAnsi="Calibri" w:eastAsia="Times New Roman" w:cs="Calibri"/>
                <w:b/>
                <w:bCs/>
                <w:color w:val="FFFFFF"/>
                <w:sz w:val="16"/>
                <w:szCs w:val="16"/>
                <w:lang w:eastAsia="en-GB"/>
              </w:rPr>
              <w:t>International co-authorship</w:t>
            </w:r>
          </w:p>
        </w:tc>
        <w:tc>
          <w:tcPr>
            <w:tcW w:w="992" w:type="dxa"/>
            <w:tcBorders>
              <w:top w:val="single" w:color="auto" w:sz="4" w:space="0"/>
              <w:left w:val="nil"/>
              <w:bottom w:val="single" w:color="auto" w:sz="4" w:space="0"/>
              <w:right w:val="single" w:color="auto" w:sz="4" w:space="0"/>
            </w:tcBorders>
            <w:shd w:val="clear" w:color="000000" w:fill="00B0F0"/>
            <w:noWrap/>
            <w:vAlign w:val="bottom"/>
            <w:hideMark/>
          </w:tcPr>
          <w:p w:rsidRPr="00694CBD" w:rsidR="006B2CE5" w:rsidP="006B2CE5" w:rsidRDefault="006B2CE5" w14:paraId="56C4B128" w14:textId="77777777">
            <w:pPr>
              <w:autoSpaceDE/>
              <w:autoSpaceDN/>
              <w:adjustRightInd/>
              <w:spacing w:before="0" w:after="0"/>
              <w:jc w:val="center"/>
              <w:rPr>
                <w:rFonts w:ascii="Calibri" w:hAnsi="Calibri" w:eastAsia="Times New Roman" w:cs="Calibri"/>
                <w:b/>
                <w:bCs/>
                <w:color w:val="FFFFFF"/>
                <w:sz w:val="16"/>
                <w:szCs w:val="16"/>
                <w:lang w:eastAsia="en-GB"/>
              </w:rPr>
            </w:pPr>
            <w:r w:rsidRPr="00694CBD">
              <w:rPr>
                <w:rFonts w:ascii="Calibri" w:hAnsi="Calibri" w:eastAsia="Times New Roman" w:cs="Calibri"/>
                <w:b/>
                <w:bCs/>
                <w:color w:val="FFFFFF"/>
                <w:sz w:val="16"/>
                <w:szCs w:val="16"/>
                <w:lang w:eastAsia="en-GB"/>
              </w:rPr>
              <w:t>Proportion of international students</w:t>
            </w:r>
          </w:p>
        </w:tc>
      </w:tr>
      <w:tr w:rsidRPr="005E1458" w:rsidR="00F30C52" w:rsidTr="00F30C52" w14:paraId="08F77536" w14:textId="77777777">
        <w:trPr>
          <w:trHeight w:val="20"/>
        </w:trPr>
        <w:tc>
          <w:tcPr>
            <w:tcW w:w="1980" w:type="dxa"/>
            <w:tcBorders>
              <w:top w:val="nil"/>
              <w:left w:val="single" w:color="auto" w:sz="4" w:space="0"/>
              <w:bottom w:val="single" w:color="auto" w:sz="4" w:space="0"/>
              <w:right w:val="single" w:color="auto" w:sz="4" w:space="0"/>
            </w:tcBorders>
            <w:shd w:val="clear" w:color="auto" w:fill="auto"/>
            <w:noWrap/>
            <w:vAlign w:val="bottom"/>
            <w:hideMark/>
          </w:tcPr>
          <w:p w:rsidRPr="00694CBD" w:rsidR="006B2CE5" w:rsidP="006B2CE5" w:rsidRDefault="006B2CE5" w14:paraId="22A9A47D" w14:textId="77777777">
            <w:pPr>
              <w:autoSpaceDE/>
              <w:autoSpaceDN/>
              <w:adjustRightInd/>
              <w:spacing w:before="0" w:after="0"/>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University of Newcastle</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611811F2"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-2.1</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73755624"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10.4</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77768C20"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1.9</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19EA9AF1"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-0.9</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5846D801"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-0.1</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30D99101"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-0.4</w:t>
            </w:r>
          </w:p>
        </w:tc>
        <w:tc>
          <w:tcPr>
            <w:tcW w:w="1276"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259CA9C2"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3.3</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06293B84"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3.2</w:t>
            </w:r>
          </w:p>
        </w:tc>
        <w:tc>
          <w:tcPr>
            <w:tcW w:w="851"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76DCE7BA"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0.4</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13B2D44B"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0.5</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4E86EF54"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29983831"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-0.3</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4FB07F00"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-3.6</w:t>
            </w:r>
          </w:p>
        </w:tc>
      </w:tr>
      <w:tr w:rsidRPr="005E1458" w:rsidR="00F30C52" w:rsidTr="00F30C52" w14:paraId="78A63979" w14:textId="77777777">
        <w:trPr>
          <w:trHeight w:val="20"/>
        </w:trPr>
        <w:tc>
          <w:tcPr>
            <w:tcW w:w="1980" w:type="dxa"/>
            <w:tcBorders>
              <w:top w:val="nil"/>
              <w:left w:val="single" w:color="auto" w:sz="4" w:space="0"/>
              <w:bottom w:val="single" w:color="auto" w:sz="4" w:space="0"/>
              <w:right w:val="single" w:color="auto" w:sz="4" w:space="0"/>
            </w:tcBorders>
            <w:shd w:val="clear" w:color="auto" w:fill="auto"/>
            <w:noWrap/>
            <w:vAlign w:val="bottom"/>
            <w:hideMark/>
          </w:tcPr>
          <w:p w:rsidRPr="00694CBD" w:rsidR="006B2CE5" w:rsidP="006B2CE5" w:rsidRDefault="006B2CE5" w14:paraId="775BF62A" w14:textId="77777777">
            <w:pPr>
              <w:autoSpaceDE/>
              <w:autoSpaceDN/>
              <w:adjustRightInd/>
              <w:spacing w:before="0" w:after="0"/>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University of Auckland</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1DFF8F03"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-1.9</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701E3357"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5.5</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51A474DC"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3.6</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2D23F743"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-1.5</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57D188ED"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0.7</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1C7EBFCC"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0.1</w:t>
            </w:r>
          </w:p>
        </w:tc>
        <w:tc>
          <w:tcPr>
            <w:tcW w:w="1276"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4590A477"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-11</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59023B47"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0.4</w:t>
            </w:r>
          </w:p>
        </w:tc>
        <w:tc>
          <w:tcPr>
            <w:tcW w:w="851"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45A8E8A9"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0.7</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7BF27B60"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-13</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207405DE"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-0.5</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1E11D005"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0.2</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2C661666"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-0.5</w:t>
            </w:r>
          </w:p>
        </w:tc>
      </w:tr>
      <w:tr w:rsidRPr="005E1458" w:rsidR="00F30C52" w:rsidTr="00F30C52" w14:paraId="4F66AB58" w14:textId="77777777">
        <w:trPr>
          <w:trHeight w:val="20"/>
        </w:trPr>
        <w:tc>
          <w:tcPr>
            <w:tcW w:w="1980" w:type="dxa"/>
            <w:tcBorders>
              <w:top w:val="nil"/>
              <w:left w:val="single" w:color="auto" w:sz="4" w:space="0"/>
              <w:bottom w:val="single" w:color="auto" w:sz="4" w:space="0"/>
              <w:right w:val="single" w:color="auto" w:sz="4" w:space="0"/>
            </w:tcBorders>
            <w:shd w:val="clear" w:color="auto" w:fill="auto"/>
            <w:noWrap/>
            <w:vAlign w:val="bottom"/>
            <w:hideMark/>
          </w:tcPr>
          <w:p w:rsidRPr="00694CBD" w:rsidR="006B2CE5" w:rsidP="006B2CE5" w:rsidRDefault="006B2CE5" w14:paraId="4673FBE1" w14:textId="77777777">
            <w:pPr>
              <w:autoSpaceDE/>
              <w:autoSpaceDN/>
              <w:adjustRightInd/>
              <w:spacing w:before="0" w:after="0"/>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James Cook University</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6A92C7C5"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-5.3</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1C06B306"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-7.5</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480EBA95"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0.1</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7818B1F4"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-4.3</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666FD6F3"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0.2</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6B96051C"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-6.3</w:t>
            </w:r>
          </w:p>
        </w:tc>
        <w:tc>
          <w:tcPr>
            <w:tcW w:w="1276"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754F0565"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-1.2</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738EE834"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-0.3</w:t>
            </w:r>
          </w:p>
        </w:tc>
        <w:tc>
          <w:tcPr>
            <w:tcW w:w="851"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4C6EFE1D"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-10.6</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591775AD"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-2.1</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740A5133"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2.2</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4ADA0C2F"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0.1</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2A124E41"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42.8</w:t>
            </w:r>
          </w:p>
        </w:tc>
      </w:tr>
      <w:tr w:rsidRPr="005E1458" w:rsidR="00F30C52" w:rsidTr="00F30C52" w14:paraId="00A2D069" w14:textId="77777777">
        <w:trPr>
          <w:trHeight w:val="20"/>
        </w:trPr>
        <w:tc>
          <w:tcPr>
            <w:tcW w:w="1980" w:type="dxa"/>
            <w:tcBorders>
              <w:top w:val="nil"/>
              <w:left w:val="single" w:color="auto" w:sz="4" w:space="0"/>
              <w:bottom w:val="single" w:color="auto" w:sz="4" w:space="0"/>
              <w:right w:val="single" w:color="auto" w:sz="4" w:space="0"/>
            </w:tcBorders>
            <w:shd w:val="clear" w:color="auto" w:fill="auto"/>
            <w:noWrap/>
            <w:vAlign w:val="bottom"/>
            <w:hideMark/>
          </w:tcPr>
          <w:p w:rsidRPr="00694CBD" w:rsidR="006B2CE5" w:rsidP="006B2CE5" w:rsidRDefault="006B2CE5" w14:paraId="05A1E724" w14:textId="77777777">
            <w:pPr>
              <w:autoSpaceDE/>
              <w:autoSpaceDN/>
              <w:adjustRightInd/>
              <w:spacing w:before="0" w:after="0"/>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Griffith University</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2F2D1444"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-2.9</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6F6F336A"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1.6</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18146AFD"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62591A97"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2.8</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0F5DF2EB"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-1.8</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223CCF9B"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0.1</w:t>
            </w:r>
          </w:p>
        </w:tc>
        <w:tc>
          <w:tcPr>
            <w:tcW w:w="1276"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11F5238F"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1.7</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0461EBE9"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0.2</w:t>
            </w:r>
          </w:p>
        </w:tc>
        <w:tc>
          <w:tcPr>
            <w:tcW w:w="851"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3BA3FDA5"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-4</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1D467F08"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2.2</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34841273"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0.3</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49C496A0"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0.7</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15D35198"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w:t>
            </w:r>
          </w:p>
        </w:tc>
      </w:tr>
      <w:tr w:rsidRPr="005E1458" w:rsidR="00F30C52" w:rsidTr="00F30C52" w14:paraId="7393114F" w14:textId="77777777">
        <w:trPr>
          <w:trHeight w:val="20"/>
        </w:trPr>
        <w:tc>
          <w:tcPr>
            <w:tcW w:w="1980" w:type="dxa"/>
            <w:tcBorders>
              <w:top w:val="nil"/>
              <w:left w:val="single" w:color="auto" w:sz="4" w:space="0"/>
              <w:bottom w:val="single" w:color="auto" w:sz="4" w:space="0"/>
              <w:right w:val="single" w:color="auto" w:sz="4" w:space="0"/>
            </w:tcBorders>
            <w:shd w:val="clear" w:color="auto" w:fill="auto"/>
            <w:noWrap/>
            <w:vAlign w:val="bottom"/>
            <w:hideMark/>
          </w:tcPr>
          <w:p w:rsidRPr="00694CBD" w:rsidR="006B2CE5" w:rsidP="006B2CE5" w:rsidRDefault="006B2CE5" w14:paraId="4F2C315A" w14:textId="77777777">
            <w:pPr>
              <w:autoSpaceDE/>
              <w:autoSpaceDN/>
              <w:adjustRightInd/>
              <w:spacing w:before="0" w:after="0"/>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University of Canberra</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6D6E3C68"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-6.1</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39106582"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-36.8</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4512EC4A"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0.5</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01FFB857"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-4.3</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4A4F92D5"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0.1</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69C0DC2E"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-0.9</w:t>
            </w:r>
          </w:p>
        </w:tc>
        <w:tc>
          <w:tcPr>
            <w:tcW w:w="1276"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26CBC9A6"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-8</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73039F39"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0.1</w:t>
            </w:r>
          </w:p>
        </w:tc>
        <w:tc>
          <w:tcPr>
            <w:tcW w:w="851"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6D003734"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-6</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3C52BC81"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-1.2</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4D166905"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-4.1</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6FC7BB95"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2.9</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5C742A01"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-4.1</w:t>
            </w:r>
          </w:p>
        </w:tc>
      </w:tr>
      <w:tr w:rsidRPr="005E1458" w:rsidR="00F30C52" w:rsidTr="00F30C52" w14:paraId="3CDB03A7" w14:textId="77777777">
        <w:trPr>
          <w:trHeight w:val="20"/>
        </w:trPr>
        <w:tc>
          <w:tcPr>
            <w:tcW w:w="1980" w:type="dxa"/>
            <w:tcBorders>
              <w:top w:val="nil"/>
              <w:left w:val="single" w:color="auto" w:sz="4" w:space="0"/>
              <w:bottom w:val="single" w:color="auto" w:sz="4" w:space="0"/>
              <w:right w:val="single" w:color="auto" w:sz="4" w:space="0"/>
            </w:tcBorders>
            <w:shd w:val="clear" w:color="auto" w:fill="auto"/>
            <w:noWrap/>
            <w:vAlign w:val="bottom"/>
            <w:hideMark/>
          </w:tcPr>
          <w:p w:rsidRPr="00694CBD" w:rsidR="006B2CE5" w:rsidP="006B2CE5" w:rsidRDefault="006B2CE5" w14:paraId="0F493C71" w14:textId="77777777">
            <w:pPr>
              <w:autoSpaceDE/>
              <w:autoSpaceDN/>
              <w:adjustRightInd/>
              <w:spacing w:before="0" w:after="0"/>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Curtin University</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07A0799F"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-2.1</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32666F93"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3.3</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1ED337B1"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1.8</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280C3A40"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-0.4</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78235E85"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7FEE1A23"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0.7</w:t>
            </w:r>
          </w:p>
        </w:tc>
        <w:tc>
          <w:tcPr>
            <w:tcW w:w="1276"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6C6D9A70"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-1.4</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43CA9FEA"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1.8</w:t>
            </w:r>
          </w:p>
        </w:tc>
        <w:tc>
          <w:tcPr>
            <w:tcW w:w="851"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4F65BD22"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0.5</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0D159520"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5</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1006A2F4"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69A61233"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-0.3</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23152B23"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-0.6</w:t>
            </w:r>
          </w:p>
        </w:tc>
      </w:tr>
      <w:tr w:rsidRPr="005E1458" w:rsidR="00F30C52" w:rsidTr="00F30C52" w14:paraId="7E8B5BD4" w14:textId="77777777">
        <w:trPr>
          <w:trHeight w:val="20"/>
        </w:trPr>
        <w:tc>
          <w:tcPr>
            <w:tcW w:w="1980" w:type="dxa"/>
            <w:tcBorders>
              <w:top w:val="nil"/>
              <w:left w:val="single" w:color="auto" w:sz="4" w:space="0"/>
              <w:bottom w:val="single" w:color="auto" w:sz="4" w:space="0"/>
              <w:right w:val="single" w:color="auto" w:sz="4" w:space="0"/>
            </w:tcBorders>
            <w:shd w:val="clear" w:color="auto" w:fill="auto"/>
            <w:noWrap/>
            <w:vAlign w:val="bottom"/>
            <w:hideMark/>
          </w:tcPr>
          <w:p w:rsidRPr="00694CBD" w:rsidR="006B2CE5" w:rsidP="006B2CE5" w:rsidRDefault="006B2CE5" w14:paraId="5C4771F2" w14:textId="77777777">
            <w:pPr>
              <w:autoSpaceDE/>
              <w:autoSpaceDN/>
              <w:adjustRightInd/>
              <w:spacing w:before="0" w:after="0"/>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RMIT University</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3BEB3398"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-2.3</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49273086"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3.3</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7F7D6A81"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2.3</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096BD14D"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084922F6"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-0.1</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78CEDC61"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-1.7</w:t>
            </w:r>
          </w:p>
        </w:tc>
        <w:tc>
          <w:tcPr>
            <w:tcW w:w="1276"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32E96B1A"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0.5</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3FBE93A5"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1.3</w:t>
            </w:r>
          </w:p>
        </w:tc>
        <w:tc>
          <w:tcPr>
            <w:tcW w:w="851"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0D32FA8F"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2</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77C2FCB7"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1.6</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0E65DE3D"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750B710C"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52FCBD9D"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0.1</w:t>
            </w:r>
          </w:p>
        </w:tc>
      </w:tr>
      <w:tr w:rsidRPr="005E1458" w:rsidR="00F30C52" w:rsidTr="00F30C52" w14:paraId="66F5FD8F" w14:textId="77777777">
        <w:trPr>
          <w:trHeight w:val="20"/>
        </w:trPr>
        <w:tc>
          <w:tcPr>
            <w:tcW w:w="1980" w:type="dxa"/>
            <w:tcBorders>
              <w:top w:val="nil"/>
              <w:left w:val="single" w:color="auto" w:sz="4" w:space="0"/>
              <w:bottom w:val="single" w:color="auto" w:sz="4" w:space="0"/>
              <w:right w:val="single" w:color="auto" w:sz="4" w:space="0"/>
            </w:tcBorders>
            <w:shd w:val="clear" w:color="auto" w:fill="auto"/>
            <w:noWrap/>
            <w:vAlign w:val="bottom"/>
            <w:hideMark/>
          </w:tcPr>
          <w:p w:rsidRPr="00694CBD" w:rsidR="006B2CE5" w:rsidP="006B2CE5" w:rsidRDefault="006B2CE5" w14:paraId="20D82576" w14:textId="77777777">
            <w:pPr>
              <w:autoSpaceDE/>
              <w:autoSpaceDN/>
              <w:adjustRightInd/>
              <w:spacing w:before="0" w:after="0"/>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La Trobe University</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1F21F390"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-4</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7489B107"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-7.3</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615951F3"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3AA9D396"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-5.8</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2026E215"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3.4</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0EBC0923"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0.1</w:t>
            </w:r>
          </w:p>
        </w:tc>
        <w:tc>
          <w:tcPr>
            <w:tcW w:w="1276"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5EB73E75"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-0.1</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36E3F7EE"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-1.7</w:t>
            </w:r>
          </w:p>
        </w:tc>
        <w:tc>
          <w:tcPr>
            <w:tcW w:w="851"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62AB2EBD"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-3.1</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5C2CFB39"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5.1</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44AEAF7F"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-1.3</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7C8F634A"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-0.4</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23E10B04"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-2.4</w:t>
            </w:r>
          </w:p>
        </w:tc>
      </w:tr>
      <w:tr w:rsidRPr="005E1458" w:rsidR="00F30C52" w:rsidTr="00F30C52" w14:paraId="39D54B1D" w14:textId="77777777">
        <w:trPr>
          <w:trHeight w:val="20"/>
        </w:trPr>
        <w:tc>
          <w:tcPr>
            <w:tcW w:w="1980" w:type="dxa"/>
            <w:tcBorders>
              <w:top w:val="nil"/>
              <w:left w:val="single" w:color="auto" w:sz="4" w:space="0"/>
              <w:bottom w:val="single" w:color="auto" w:sz="4" w:space="0"/>
              <w:right w:val="single" w:color="auto" w:sz="4" w:space="0"/>
            </w:tcBorders>
            <w:shd w:val="clear" w:color="auto" w:fill="auto"/>
            <w:noWrap/>
            <w:vAlign w:val="bottom"/>
            <w:hideMark/>
          </w:tcPr>
          <w:p w:rsidRPr="00694CBD" w:rsidR="006B2CE5" w:rsidP="006B2CE5" w:rsidRDefault="006B2CE5" w14:paraId="7017A45E" w14:textId="77777777">
            <w:pPr>
              <w:autoSpaceDE/>
              <w:autoSpaceDN/>
              <w:adjustRightInd/>
              <w:spacing w:before="0" w:after="0"/>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National University of Singapore</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5609AD7F"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-0.8</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4C51CB03"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3.2</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78E5FED0"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-0.7</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2A6D71C4"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43B23DF3"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-1.2</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27FF73A3"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4.1</w:t>
            </w:r>
          </w:p>
        </w:tc>
        <w:tc>
          <w:tcPr>
            <w:tcW w:w="1276"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0E03FE53"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4A405BEA"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2.6</w:t>
            </w:r>
          </w:p>
        </w:tc>
        <w:tc>
          <w:tcPr>
            <w:tcW w:w="851"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22130ED4"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2.9</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502CA74B"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11.6</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5C1ABEA3"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09105D9E"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-0.4</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53E4272D"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-0.7</w:t>
            </w:r>
          </w:p>
        </w:tc>
      </w:tr>
      <w:tr w:rsidRPr="005E1458" w:rsidR="00F30C52" w:rsidTr="00F30C52" w14:paraId="7A0C1FD9" w14:textId="77777777">
        <w:trPr>
          <w:trHeight w:val="20"/>
        </w:trPr>
        <w:tc>
          <w:tcPr>
            <w:tcW w:w="1980" w:type="dxa"/>
            <w:tcBorders>
              <w:top w:val="nil"/>
              <w:left w:val="single" w:color="auto" w:sz="4" w:space="0"/>
              <w:bottom w:val="single" w:color="auto" w:sz="4" w:space="0"/>
              <w:right w:val="single" w:color="auto" w:sz="4" w:space="0"/>
            </w:tcBorders>
            <w:shd w:val="clear" w:color="auto" w:fill="auto"/>
            <w:noWrap/>
            <w:vAlign w:val="bottom"/>
            <w:hideMark/>
          </w:tcPr>
          <w:p w:rsidRPr="00694CBD" w:rsidR="006B2CE5" w:rsidP="006B2CE5" w:rsidRDefault="006B2CE5" w14:paraId="431CE9AF" w14:textId="77777777">
            <w:pPr>
              <w:autoSpaceDE/>
              <w:autoSpaceDN/>
              <w:adjustRightInd/>
              <w:spacing w:before="0" w:after="0"/>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The University of Queensland</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473DC5C0"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5.4</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27D83529"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2C7C3AA4"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0.9</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34E269C4"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-0.5</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6D0042EA"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0.7</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3E140C7C"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-0.1</w:t>
            </w:r>
          </w:p>
        </w:tc>
        <w:tc>
          <w:tcPr>
            <w:tcW w:w="1276"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222FC618"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1DCF406A"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7.3</w:t>
            </w:r>
          </w:p>
        </w:tc>
        <w:tc>
          <w:tcPr>
            <w:tcW w:w="851"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32E6F71A"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-1.5</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61A27D0E"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-4.2</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31A46F68"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-1.4</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0C52C326"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0.9</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5E153E87"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-0.1</w:t>
            </w:r>
          </w:p>
        </w:tc>
      </w:tr>
      <w:tr w:rsidRPr="005E1458" w:rsidR="00F30C52" w:rsidTr="00F30C52" w14:paraId="391CFC55" w14:textId="77777777">
        <w:trPr>
          <w:trHeight w:val="20"/>
        </w:trPr>
        <w:tc>
          <w:tcPr>
            <w:tcW w:w="1980" w:type="dxa"/>
            <w:tcBorders>
              <w:top w:val="nil"/>
              <w:left w:val="single" w:color="auto" w:sz="4" w:space="0"/>
              <w:bottom w:val="single" w:color="auto" w:sz="4" w:space="0"/>
              <w:right w:val="single" w:color="auto" w:sz="4" w:space="0"/>
            </w:tcBorders>
            <w:shd w:val="clear" w:color="auto" w:fill="auto"/>
            <w:noWrap/>
            <w:vAlign w:val="bottom"/>
            <w:hideMark/>
          </w:tcPr>
          <w:p w:rsidRPr="00694CBD" w:rsidR="006B2CE5" w:rsidP="006B2CE5" w:rsidRDefault="006B2CE5" w14:paraId="2FFA7220" w14:textId="77777777">
            <w:pPr>
              <w:autoSpaceDE/>
              <w:autoSpaceDN/>
              <w:adjustRightInd/>
              <w:spacing w:before="0" w:after="0"/>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University of Sydney</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35F90F2A"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4.7</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2EC79A6C"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10.9</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3A7BE4BF"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-2.6</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3E03401D"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0.4</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1DBF7260"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0.7</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54939E8C"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0.1</w:t>
            </w:r>
          </w:p>
        </w:tc>
        <w:tc>
          <w:tcPr>
            <w:tcW w:w="1276"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3E363A40"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2.9</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4165777A"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5</w:t>
            </w:r>
          </w:p>
        </w:tc>
        <w:tc>
          <w:tcPr>
            <w:tcW w:w="851"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6CA54F12"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-2</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1CD757E2"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7.1</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0C5333C6"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0.1</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6EF5EF05"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6BDF8694"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-0.1</w:t>
            </w:r>
          </w:p>
        </w:tc>
      </w:tr>
      <w:tr w:rsidRPr="005E1458" w:rsidR="00F30C52" w:rsidTr="00F30C52" w14:paraId="498435E9" w14:textId="77777777">
        <w:trPr>
          <w:trHeight w:val="20"/>
        </w:trPr>
        <w:tc>
          <w:tcPr>
            <w:tcW w:w="1980" w:type="dxa"/>
            <w:tcBorders>
              <w:top w:val="nil"/>
              <w:left w:val="single" w:color="auto" w:sz="4" w:space="0"/>
              <w:bottom w:val="single" w:color="auto" w:sz="4" w:space="0"/>
              <w:right w:val="single" w:color="auto" w:sz="4" w:space="0"/>
            </w:tcBorders>
            <w:shd w:val="clear" w:color="auto" w:fill="auto"/>
            <w:noWrap/>
            <w:vAlign w:val="bottom"/>
            <w:hideMark/>
          </w:tcPr>
          <w:p w:rsidRPr="00694CBD" w:rsidR="006B2CE5" w:rsidP="006B2CE5" w:rsidRDefault="006B2CE5" w14:paraId="5FFEE2E5" w14:textId="77777777">
            <w:pPr>
              <w:autoSpaceDE/>
              <w:autoSpaceDN/>
              <w:adjustRightInd/>
              <w:spacing w:before="0" w:after="0"/>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Macquarie University</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50534AE0"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-2.9</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266C4B7E"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2398EBA1"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3C944493"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-0.1</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1F178103"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0.1</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63BD201D"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-0.1</w:t>
            </w:r>
          </w:p>
        </w:tc>
        <w:tc>
          <w:tcPr>
            <w:tcW w:w="1276"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6985D212"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1.9</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4DD8FF10"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1.4</w:t>
            </w:r>
          </w:p>
        </w:tc>
        <w:tc>
          <w:tcPr>
            <w:tcW w:w="851"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18BDF2B0"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4.7</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4A1416AA"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1.6</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7FB65198"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3</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10652C42"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0.5</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145F9328"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-2.7</w:t>
            </w:r>
          </w:p>
        </w:tc>
      </w:tr>
      <w:tr w:rsidRPr="005E1458" w:rsidR="00F30C52" w:rsidTr="00F30C52" w14:paraId="7C222AD2" w14:textId="77777777">
        <w:trPr>
          <w:trHeight w:val="20"/>
        </w:trPr>
        <w:tc>
          <w:tcPr>
            <w:tcW w:w="1980" w:type="dxa"/>
            <w:tcBorders>
              <w:top w:val="nil"/>
              <w:left w:val="single" w:color="auto" w:sz="4" w:space="0"/>
              <w:bottom w:val="single" w:color="auto" w:sz="4" w:space="0"/>
              <w:right w:val="single" w:color="auto" w:sz="4" w:space="0"/>
            </w:tcBorders>
            <w:shd w:val="clear" w:color="auto" w:fill="auto"/>
            <w:noWrap/>
            <w:vAlign w:val="bottom"/>
            <w:hideMark/>
          </w:tcPr>
          <w:p w:rsidRPr="00694CBD" w:rsidR="006B2CE5" w:rsidP="006B2CE5" w:rsidRDefault="006B2CE5" w14:paraId="732E4F63" w14:textId="77777777">
            <w:pPr>
              <w:autoSpaceDE/>
              <w:autoSpaceDN/>
              <w:adjustRightInd/>
              <w:spacing w:before="0" w:after="0"/>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Deakin University</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52A87C0E"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-3.8</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24ABFEED"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-1.3</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755F9BC4"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-1.3</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6FE7ADF4"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-4.2</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26095E4E"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5073A922"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-0.4</w:t>
            </w:r>
          </w:p>
        </w:tc>
        <w:tc>
          <w:tcPr>
            <w:tcW w:w="1276"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002C4C2E"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-0.2</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3E73377C"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1.4</w:t>
            </w:r>
          </w:p>
        </w:tc>
        <w:tc>
          <w:tcPr>
            <w:tcW w:w="851"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6524616B"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3.9</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3FBA3823"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1.8</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660870A0"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1.2</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6CD5A920"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1.7</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5BC62C41"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-4.6</w:t>
            </w:r>
          </w:p>
        </w:tc>
      </w:tr>
      <w:tr w:rsidRPr="005E1458" w:rsidR="00F30C52" w:rsidTr="00F30C52" w14:paraId="5899F67F" w14:textId="77777777">
        <w:trPr>
          <w:trHeight w:val="20"/>
        </w:trPr>
        <w:tc>
          <w:tcPr>
            <w:tcW w:w="1980" w:type="dxa"/>
            <w:tcBorders>
              <w:top w:val="nil"/>
              <w:left w:val="single" w:color="auto" w:sz="4" w:space="0"/>
              <w:bottom w:val="single" w:color="auto" w:sz="4" w:space="0"/>
              <w:right w:val="single" w:color="auto" w:sz="4" w:space="0"/>
            </w:tcBorders>
            <w:shd w:val="clear" w:color="auto" w:fill="auto"/>
            <w:noWrap/>
            <w:vAlign w:val="bottom"/>
            <w:hideMark/>
          </w:tcPr>
          <w:p w:rsidRPr="00694CBD" w:rsidR="006B2CE5" w:rsidP="006B2CE5" w:rsidRDefault="006B2CE5" w14:paraId="01E7EBBE" w14:textId="77777777">
            <w:pPr>
              <w:autoSpaceDE/>
              <w:autoSpaceDN/>
              <w:adjustRightInd/>
              <w:spacing w:before="0" w:after="0"/>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Monash University</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394B8727"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-1.5</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218CC6AD"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2.6</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30AEADB8"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4.3</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384B41A3"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-0.7</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3A21E33B"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0.4</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4117202E"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w:t>
            </w:r>
          </w:p>
        </w:tc>
        <w:tc>
          <w:tcPr>
            <w:tcW w:w="1276"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2F3A6512"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4.5</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6E442DA4"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10.2</w:t>
            </w:r>
          </w:p>
        </w:tc>
        <w:tc>
          <w:tcPr>
            <w:tcW w:w="851"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4897DF11"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2.7</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05557E00"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-0.8</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3BCF6BEA"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0.6</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1F6BC667"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04A72175"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-0.5</w:t>
            </w:r>
          </w:p>
        </w:tc>
      </w:tr>
      <w:tr w:rsidRPr="005E1458" w:rsidR="00F30C52" w:rsidTr="00F30C52" w14:paraId="29E80C54" w14:textId="77777777">
        <w:trPr>
          <w:trHeight w:val="20"/>
        </w:trPr>
        <w:tc>
          <w:tcPr>
            <w:tcW w:w="1980" w:type="dxa"/>
            <w:tcBorders>
              <w:top w:val="nil"/>
              <w:left w:val="single" w:color="auto" w:sz="4" w:space="0"/>
              <w:bottom w:val="single" w:color="auto" w:sz="4" w:space="0"/>
              <w:right w:val="single" w:color="auto" w:sz="4" w:space="0"/>
            </w:tcBorders>
            <w:shd w:val="clear" w:color="auto" w:fill="auto"/>
            <w:noWrap/>
            <w:vAlign w:val="bottom"/>
            <w:hideMark/>
          </w:tcPr>
          <w:p w:rsidRPr="00694CBD" w:rsidR="006B2CE5" w:rsidP="006B2CE5" w:rsidRDefault="000915B6" w14:paraId="1B1E4B84" w14:textId="278924FE">
            <w:pPr>
              <w:autoSpaceDE/>
              <w:autoSpaceDN/>
              <w:adjustRightInd/>
              <w:spacing w:before="0" w:after="0"/>
              <w:rPr>
                <w:rFonts w:ascii="Calibri" w:hAnsi="Calibri" w:eastAsia="Times New Roman" w:cs="Calibri"/>
                <w:color w:val="000000"/>
                <w:sz w:val="16"/>
                <w:szCs w:val="16"/>
                <w:lang w:eastAsia="en-GB"/>
              </w:rPr>
            </w:pPr>
            <w:r>
              <w:rPr>
                <w:rFonts w:ascii="Calibri" w:hAnsi="Calibri" w:eastAsia="Times New Roman" w:cs="Calibri"/>
                <w:color w:val="000000"/>
                <w:sz w:val="16"/>
                <w:szCs w:val="16"/>
                <w:lang w:eastAsia="en-GB"/>
              </w:rPr>
              <w:t>QUT</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7443B4E2"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-4.5</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647F2933"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-14.9</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7D5C8754"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1.3</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61C0A0BE"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-5.3</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35E38359"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0.8</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7432BD81"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w:t>
            </w:r>
          </w:p>
        </w:tc>
        <w:tc>
          <w:tcPr>
            <w:tcW w:w="1276"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599CE557"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4.7</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73170E99"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3.5</w:t>
            </w:r>
          </w:p>
        </w:tc>
        <w:tc>
          <w:tcPr>
            <w:tcW w:w="851"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5697F52C"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-0.8</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1EA580EA"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0.1</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4E4F4203"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51A43EFC"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0.6</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251137D8"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-2.5</w:t>
            </w:r>
          </w:p>
        </w:tc>
      </w:tr>
      <w:tr w:rsidRPr="005E1458" w:rsidR="00F30C52" w:rsidTr="00F30C52" w14:paraId="32F6E447" w14:textId="77777777">
        <w:trPr>
          <w:trHeight w:val="20"/>
        </w:trPr>
        <w:tc>
          <w:tcPr>
            <w:tcW w:w="1980" w:type="dxa"/>
            <w:tcBorders>
              <w:top w:val="nil"/>
              <w:left w:val="single" w:color="auto" w:sz="4" w:space="0"/>
              <w:bottom w:val="single" w:color="auto" w:sz="4" w:space="0"/>
              <w:right w:val="single" w:color="auto" w:sz="4" w:space="0"/>
            </w:tcBorders>
            <w:shd w:val="clear" w:color="auto" w:fill="auto"/>
            <w:noWrap/>
            <w:vAlign w:val="bottom"/>
            <w:hideMark/>
          </w:tcPr>
          <w:p w:rsidRPr="00694CBD" w:rsidR="006B2CE5" w:rsidP="006B2CE5" w:rsidRDefault="00F30C52" w14:paraId="065D58C2" w14:textId="535CE04A">
            <w:pPr>
              <w:autoSpaceDE/>
              <w:autoSpaceDN/>
              <w:adjustRightInd/>
              <w:spacing w:before="0" w:after="0"/>
              <w:rPr>
                <w:rFonts w:ascii="Calibri" w:hAnsi="Calibri" w:eastAsia="Times New Roman" w:cs="Calibri"/>
                <w:color w:val="000000"/>
                <w:sz w:val="16"/>
                <w:szCs w:val="16"/>
                <w:lang w:eastAsia="en-GB"/>
              </w:rPr>
            </w:pPr>
            <w:r>
              <w:rPr>
                <w:rFonts w:ascii="Calibri" w:hAnsi="Calibri" w:eastAsia="Times New Roman" w:cs="Calibri"/>
                <w:color w:val="000000"/>
                <w:sz w:val="16"/>
                <w:szCs w:val="16"/>
                <w:lang w:eastAsia="en-GB"/>
              </w:rPr>
              <w:t>UTS</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4622CBE4"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-1.9</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3FF4B342"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2.8</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298DC51E"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0.5</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3ECFD715"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-7.8</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467B0989"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1.5</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79299C7D"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w:t>
            </w:r>
          </w:p>
        </w:tc>
        <w:tc>
          <w:tcPr>
            <w:tcW w:w="1276"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4C6571CD"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-17.7</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6ACBB231"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3.3</w:t>
            </w:r>
          </w:p>
        </w:tc>
        <w:tc>
          <w:tcPr>
            <w:tcW w:w="851"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237FF125"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6.8</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7E52EF48"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-5.3</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4EB28B00"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-0.6</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328B63EE"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0.5</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28856EA4"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-3.4</w:t>
            </w:r>
          </w:p>
        </w:tc>
      </w:tr>
      <w:tr w:rsidRPr="005E1458" w:rsidR="00F30C52" w:rsidTr="00F30C52" w14:paraId="7EA19431" w14:textId="77777777">
        <w:trPr>
          <w:trHeight w:val="20"/>
        </w:trPr>
        <w:tc>
          <w:tcPr>
            <w:tcW w:w="1980" w:type="dxa"/>
            <w:tcBorders>
              <w:top w:val="nil"/>
              <w:left w:val="single" w:color="auto" w:sz="4" w:space="0"/>
              <w:bottom w:val="single" w:color="auto" w:sz="4" w:space="0"/>
              <w:right w:val="single" w:color="auto" w:sz="4" w:space="0"/>
            </w:tcBorders>
            <w:shd w:val="clear" w:color="auto" w:fill="auto"/>
            <w:noWrap/>
            <w:vAlign w:val="bottom"/>
            <w:hideMark/>
          </w:tcPr>
          <w:p w:rsidRPr="00694CBD" w:rsidR="006B2CE5" w:rsidP="006B2CE5" w:rsidRDefault="006B2CE5" w14:paraId="65A14DCF" w14:textId="77777777">
            <w:pPr>
              <w:autoSpaceDE/>
              <w:autoSpaceDN/>
              <w:adjustRightInd/>
              <w:spacing w:before="0" w:after="0"/>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UNSW Sydney</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7832D9D5"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11.2</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51DBC633"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8.5</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774F7C40"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-3.8</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3F5E8867"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-2.9</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28A3B9A7"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1.4</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2C15F42A"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w:t>
            </w:r>
          </w:p>
        </w:tc>
        <w:tc>
          <w:tcPr>
            <w:tcW w:w="1276"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6144C772"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2.5</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26A4589A"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-3</w:t>
            </w:r>
          </w:p>
        </w:tc>
        <w:tc>
          <w:tcPr>
            <w:tcW w:w="851"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09E7CCE9"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1.8</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1CACCCA1"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-9.2</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2C3308FE"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3CECBD35"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0.3</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6123784A"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-0.5</w:t>
            </w:r>
          </w:p>
        </w:tc>
      </w:tr>
      <w:tr w:rsidRPr="005E1458" w:rsidR="00F30C52" w:rsidTr="00F30C52" w14:paraId="28C04DF9" w14:textId="77777777">
        <w:trPr>
          <w:trHeight w:val="20"/>
        </w:trPr>
        <w:tc>
          <w:tcPr>
            <w:tcW w:w="1980" w:type="dxa"/>
            <w:tcBorders>
              <w:top w:val="nil"/>
              <w:left w:val="single" w:color="auto" w:sz="4" w:space="0"/>
              <w:bottom w:val="single" w:color="auto" w:sz="4" w:space="0"/>
              <w:right w:val="single" w:color="auto" w:sz="4" w:space="0"/>
            </w:tcBorders>
            <w:shd w:val="clear" w:color="auto" w:fill="auto"/>
            <w:noWrap/>
            <w:vAlign w:val="bottom"/>
            <w:hideMark/>
          </w:tcPr>
          <w:p w:rsidRPr="00694CBD" w:rsidR="006B2CE5" w:rsidP="006B2CE5" w:rsidRDefault="006B2CE5" w14:paraId="7CAF9597" w14:textId="77777777">
            <w:pPr>
              <w:autoSpaceDE/>
              <w:autoSpaceDN/>
              <w:adjustRightInd/>
              <w:spacing w:before="0" w:after="0"/>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University of Tasmania</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770ACB6C"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-1.4</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742ADAF4"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0.2</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2B1EB210"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-0.7</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53A1C72F"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-1.1</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006338D5"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-0.3</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79880649"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w:t>
            </w:r>
          </w:p>
        </w:tc>
        <w:tc>
          <w:tcPr>
            <w:tcW w:w="1276"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72662697"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6.1</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53E351AF"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1.8</w:t>
            </w:r>
          </w:p>
        </w:tc>
        <w:tc>
          <w:tcPr>
            <w:tcW w:w="851"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52C196E4"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1.2</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67C68D61"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1.1</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472AB94D"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-0.2</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4D138A80"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-0.3</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01B52DF1"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-0.1</w:t>
            </w:r>
          </w:p>
        </w:tc>
      </w:tr>
      <w:tr w:rsidRPr="005E1458" w:rsidR="00F30C52" w:rsidTr="00F30C52" w14:paraId="79A78DF4" w14:textId="77777777">
        <w:trPr>
          <w:trHeight w:val="20"/>
        </w:trPr>
        <w:tc>
          <w:tcPr>
            <w:tcW w:w="1980" w:type="dxa"/>
            <w:tcBorders>
              <w:top w:val="nil"/>
              <w:left w:val="single" w:color="auto" w:sz="4" w:space="0"/>
              <w:bottom w:val="single" w:color="auto" w:sz="4" w:space="0"/>
              <w:right w:val="single" w:color="auto" w:sz="4" w:space="0"/>
            </w:tcBorders>
            <w:shd w:val="clear" w:color="auto" w:fill="auto"/>
            <w:noWrap/>
            <w:vAlign w:val="bottom"/>
            <w:hideMark/>
          </w:tcPr>
          <w:p w:rsidRPr="00694CBD" w:rsidR="006B2CE5" w:rsidP="006B2CE5" w:rsidRDefault="006B2CE5" w14:paraId="6471E0EF" w14:textId="77777777">
            <w:pPr>
              <w:autoSpaceDE/>
              <w:autoSpaceDN/>
              <w:adjustRightInd/>
              <w:spacing w:before="0" w:after="0"/>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University of Adelaide</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7FCF2808"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-0.5</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493FBABC"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7.8</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2CEB93A4"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11.1</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648BD025"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2</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62BD05EA"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-0.9</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0898C01F"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w:t>
            </w:r>
          </w:p>
        </w:tc>
        <w:tc>
          <w:tcPr>
            <w:tcW w:w="1276"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670F1E21"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3.6</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4A03D305"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9.8</w:t>
            </w:r>
          </w:p>
        </w:tc>
        <w:tc>
          <w:tcPr>
            <w:tcW w:w="851"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0FC34A66"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-2.1</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5209EDE4"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-0.2</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61F81E91"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06B9793F"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-0.7</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146D0DD4"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0.3</w:t>
            </w:r>
          </w:p>
        </w:tc>
      </w:tr>
      <w:tr w:rsidRPr="005E1458" w:rsidR="00F30C52" w:rsidTr="00F30C52" w14:paraId="589B740C" w14:textId="77777777">
        <w:trPr>
          <w:trHeight w:val="20"/>
        </w:trPr>
        <w:tc>
          <w:tcPr>
            <w:tcW w:w="1980" w:type="dxa"/>
            <w:tcBorders>
              <w:top w:val="nil"/>
              <w:left w:val="single" w:color="auto" w:sz="4" w:space="0"/>
              <w:bottom w:val="single" w:color="auto" w:sz="4" w:space="0"/>
              <w:right w:val="single" w:color="auto" w:sz="4" w:space="0"/>
            </w:tcBorders>
            <w:shd w:val="clear" w:color="auto" w:fill="auto"/>
            <w:noWrap/>
            <w:vAlign w:val="bottom"/>
            <w:hideMark/>
          </w:tcPr>
          <w:p w:rsidRPr="00694CBD" w:rsidR="006B2CE5" w:rsidP="006B2CE5" w:rsidRDefault="006B2CE5" w14:paraId="523E6CBB" w14:textId="77777777">
            <w:pPr>
              <w:autoSpaceDE/>
              <w:autoSpaceDN/>
              <w:adjustRightInd/>
              <w:spacing w:before="0" w:after="0"/>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Western Sydney University</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3FDE2331"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-2.8</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47F8DFCC"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4.4</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31AE7C83"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-2.3</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0DEB7A8B"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2.1</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1DC8EEE1"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-0.6</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4080F30C"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1.8</w:t>
            </w:r>
          </w:p>
        </w:tc>
        <w:tc>
          <w:tcPr>
            <w:tcW w:w="1276"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2DF8EDE0"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3.5</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41CA6E09"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0.2</w:t>
            </w:r>
          </w:p>
        </w:tc>
        <w:tc>
          <w:tcPr>
            <w:tcW w:w="851"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0DEC29F0"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-1.1</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3811876C"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1.7</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13850CA9"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72435B60"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0.7</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1D15639E"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-0.8</w:t>
            </w:r>
          </w:p>
        </w:tc>
      </w:tr>
      <w:tr w:rsidRPr="005E1458" w:rsidR="00F30C52" w:rsidTr="00F30C52" w14:paraId="276AD87B" w14:textId="77777777">
        <w:trPr>
          <w:trHeight w:val="20"/>
        </w:trPr>
        <w:tc>
          <w:tcPr>
            <w:tcW w:w="1980" w:type="dxa"/>
            <w:tcBorders>
              <w:top w:val="nil"/>
              <w:left w:val="single" w:color="auto" w:sz="4" w:space="0"/>
              <w:bottom w:val="single" w:color="auto" w:sz="4" w:space="0"/>
              <w:right w:val="single" w:color="auto" w:sz="4" w:space="0"/>
            </w:tcBorders>
            <w:shd w:val="clear" w:color="auto" w:fill="auto"/>
            <w:noWrap/>
            <w:vAlign w:val="bottom"/>
            <w:hideMark/>
          </w:tcPr>
          <w:p w:rsidRPr="00694CBD" w:rsidR="006B2CE5" w:rsidP="006B2CE5" w:rsidRDefault="006B2CE5" w14:paraId="5EBFCD6B" w14:textId="77777777">
            <w:pPr>
              <w:autoSpaceDE/>
              <w:autoSpaceDN/>
              <w:adjustRightInd/>
              <w:spacing w:before="0" w:after="0"/>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University of Wollongong</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7F3872A2"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-3.1</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3392BF37"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-2.8</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1FBE7F51"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3</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6A271433"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-3.6</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783ED731"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0.7</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1DD27DDF"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-0.1</w:t>
            </w:r>
          </w:p>
        </w:tc>
        <w:tc>
          <w:tcPr>
            <w:tcW w:w="1276"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2F338C49"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-0.7</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67998FCE"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1.3</w:t>
            </w:r>
          </w:p>
        </w:tc>
        <w:tc>
          <w:tcPr>
            <w:tcW w:w="851"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092EB006"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-2.5</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5F239604"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1.4</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733F0E5D"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0.6</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5516E9BD"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6B11DD7C"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-2.8</w:t>
            </w:r>
          </w:p>
        </w:tc>
      </w:tr>
      <w:tr w:rsidRPr="005E1458" w:rsidR="00F30C52" w:rsidTr="00F30C52" w14:paraId="616FF6DB" w14:textId="77777777">
        <w:trPr>
          <w:trHeight w:val="20"/>
        </w:trPr>
        <w:tc>
          <w:tcPr>
            <w:tcW w:w="1980" w:type="dxa"/>
            <w:tcBorders>
              <w:top w:val="nil"/>
              <w:left w:val="single" w:color="auto" w:sz="4" w:space="0"/>
              <w:bottom w:val="single" w:color="auto" w:sz="4" w:space="0"/>
              <w:right w:val="single" w:color="auto" w:sz="4" w:space="0"/>
            </w:tcBorders>
            <w:shd w:val="clear" w:color="auto" w:fill="auto"/>
            <w:noWrap/>
            <w:vAlign w:val="bottom"/>
            <w:hideMark/>
          </w:tcPr>
          <w:p w:rsidRPr="00694CBD" w:rsidR="006B2CE5" w:rsidP="006B2CE5" w:rsidRDefault="006B2CE5" w14:paraId="48FFB908" w14:textId="77777777">
            <w:pPr>
              <w:autoSpaceDE/>
              <w:autoSpaceDN/>
              <w:adjustRightInd/>
              <w:spacing w:before="0" w:after="0"/>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University of South Australia</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156A3349"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-3.4</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263E4705"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1.2</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3E3759F1"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6C824532"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0.2</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5CA5766A"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-0.2</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52BCA609"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-2.2</w:t>
            </w:r>
          </w:p>
        </w:tc>
        <w:tc>
          <w:tcPr>
            <w:tcW w:w="1276"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2A3A85D5"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-2.3</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222CF8B3"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0.7</w:t>
            </w:r>
          </w:p>
        </w:tc>
        <w:tc>
          <w:tcPr>
            <w:tcW w:w="851"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324DA6F9"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2.3</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680B5DEB"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-4.8</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171EFACF"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-0.6</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1A888309"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-1.4</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0217ADB7"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-0.5</w:t>
            </w:r>
          </w:p>
        </w:tc>
      </w:tr>
      <w:tr w:rsidRPr="005E1458" w:rsidR="00F30C52" w:rsidTr="00F30C52" w14:paraId="015BD2AC" w14:textId="77777777">
        <w:trPr>
          <w:trHeight w:val="20"/>
        </w:trPr>
        <w:tc>
          <w:tcPr>
            <w:tcW w:w="1980" w:type="dxa"/>
            <w:tcBorders>
              <w:top w:val="nil"/>
              <w:left w:val="single" w:color="auto" w:sz="4" w:space="0"/>
              <w:bottom w:val="single" w:color="auto" w:sz="4" w:space="0"/>
              <w:right w:val="single" w:color="auto" w:sz="4" w:space="0"/>
            </w:tcBorders>
            <w:shd w:val="clear" w:color="auto" w:fill="auto"/>
            <w:noWrap/>
            <w:vAlign w:val="bottom"/>
            <w:hideMark/>
          </w:tcPr>
          <w:p w:rsidRPr="00694CBD" w:rsidR="006B2CE5" w:rsidP="006B2CE5" w:rsidRDefault="006B2CE5" w14:paraId="1F5E244D" w14:textId="77777777">
            <w:pPr>
              <w:autoSpaceDE/>
              <w:autoSpaceDN/>
              <w:adjustRightInd/>
              <w:spacing w:before="0" w:after="0"/>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Australian Catholic University</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79A3684C"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-4.3</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0CE53302"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-3.2</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4FE28FE5"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-0.3</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41B71890"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-4</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28361405"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1.1</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3DAAD723"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-4.1</w:t>
            </w:r>
          </w:p>
        </w:tc>
        <w:tc>
          <w:tcPr>
            <w:tcW w:w="1276"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5E0C32F4"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-2.5</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150BA14C"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-0.5</w:t>
            </w:r>
          </w:p>
        </w:tc>
        <w:tc>
          <w:tcPr>
            <w:tcW w:w="851"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7A378E3D"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2.4</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4058ABC0"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1.8</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24C1CCAD"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-3.2</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39D5E037"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1.2</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5D076FE0"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1.1</w:t>
            </w:r>
          </w:p>
        </w:tc>
      </w:tr>
      <w:tr w:rsidRPr="005E1458" w:rsidR="00F30C52" w:rsidTr="00F30C52" w14:paraId="5F8C2A75" w14:textId="77777777">
        <w:trPr>
          <w:trHeight w:val="20"/>
        </w:trPr>
        <w:tc>
          <w:tcPr>
            <w:tcW w:w="1980" w:type="dxa"/>
            <w:tcBorders>
              <w:top w:val="nil"/>
              <w:left w:val="single" w:color="auto" w:sz="4" w:space="0"/>
              <w:bottom w:val="single" w:color="auto" w:sz="4" w:space="0"/>
              <w:right w:val="single" w:color="auto" w:sz="4" w:space="0"/>
            </w:tcBorders>
            <w:shd w:val="clear" w:color="auto" w:fill="auto"/>
            <w:noWrap/>
            <w:vAlign w:val="bottom"/>
            <w:hideMark/>
          </w:tcPr>
          <w:p w:rsidRPr="00694CBD" w:rsidR="006B2CE5" w:rsidP="006B2CE5" w:rsidRDefault="006B2CE5" w14:paraId="3AADD259" w14:textId="77777777">
            <w:pPr>
              <w:autoSpaceDE/>
              <w:autoSpaceDN/>
              <w:adjustRightInd/>
              <w:spacing w:before="0" w:after="0"/>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University of Otago</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396B6D36"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-1.2</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69497D7E"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2.6</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4360328D"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1.2</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5C8014A7"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-0.7</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38A524CF"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1.2</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3281E062"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w:t>
            </w:r>
          </w:p>
        </w:tc>
        <w:tc>
          <w:tcPr>
            <w:tcW w:w="1276"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3B89D882"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2.5</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3243C2F4"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-0.7</w:t>
            </w:r>
          </w:p>
        </w:tc>
        <w:tc>
          <w:tcPr>
            <w:tcW w:w="851"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6C9AC84E"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-7.3</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090344FC"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-0.8</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5D7A39B5"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3504BD81"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-0.4</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11E6D528"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-5.7</w:t>
            </w:r>
          </w:p>
        </w:tc>
      </w:tr>
      <w:tr w:rsidRPr="005E1458" w:rsidR="00F30C52" w:rsidTr="00F30C52" w14:paraId="0332D947" w14:textId="77777777">
        <w:trPr>
          <w:trHeight w:val="20"/>
        </w:trPr>
        <w:tc>
          <w:tcPr>
            <w:tcW w:w="1980" w:type="dxa"/>
            <w:tcBorders>
              <w:top w:val="nil"/>
              <w:left w:val="single" w:color="auto" w:sz="4" w:space="0"/>
              <w:bottom w:val="single" w:color="auto" w:sz="4" w:space="0"/>
              <w:right w:val="single" w:color="auto" w:sz="4" w:space="0"/>
            </w:tcBorders>
            <w:shd w:val="clear" w:color="auto" w:fill="auto"/>
            <w:noWrap/>
            <w:vAlign w:val="bottom"/>
            <w:hideMark/>
          </w:tcPr>
          <w:p w:rsidRPr="00694CBD" w:rsidR="006B2CE5" w:rsidP="006B2CE5" w:rsidRDefault="006B2CE5" w14:paraId="1F45BCEC" w14:textId="77777777">
            <w:pPr>
              <w:autoSpaceDE/>
              <w:autoSpaceDN/>
              <w:adjustRightInd/>
              <w:spacing w:before="0" w:after="0"/>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University of Melbourne</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516D6B39"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5</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6DB73A1A"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0.2</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293CF3D4"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-1.2</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2262D393"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-6.6</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445B73C9"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2.3</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0375C781"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-0.3</w:t>
            </w:r>
          </w:p>
        </w:tc>
        <w:tc>
          <w:tcPr>
            <w:tcW w:w="1276"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58735F67"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5.8</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5D1FCD74"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1.7</w:t>
            </w:r>
          </w:p>
        </w:tc>
        <w:tc>
          <w:tcPr>
            <w:tcW w:w="851"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2819CF95"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-2.6</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013D44F3"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3.2</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268ACC23"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-0.7</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35C6147D"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-0.4</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0B0CC01D"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w:t>
            </w:r>
          </w:p>
        </w:tc>
      </w:tr>
      <w:tr w:rsidRPr="005E1458" w:rsidR="00F30C52" w:rsidTr="00F30C52" w14:paraId="3CE5EADA" w14:textId="77777777">
        <w:trPr>
          <w:trHeight w:val="20"/>
        </w:trPr>
        <w:tc>
          <w:tcPr>
            <w:tcW w:w="1980" w:type="dxa"/>
            <w:tcBorders>
              <w:top w:val="nil"/>
              <w:left w:val="single" w:color="auto" w:sz="4" w:space="0"/>
              <w:bottom w:val="single" w:color="auto" w:sz="4" w:space="0"/>
              <w:right w:val="single" w:color="auto" w:sz="4" w:space="0"/>
            </w:tcBorders>
            <w:shd w:val="clear" w:color="auto" w:fill="auto"/>
            <w:noWrap/>
            <w:vAlign w:val="bottom"/>
            <w:hideMark/>
          </w:tcPr>
          <w:p w:rsidRPr="00694CBD" w:rsidR="006B2CE5" w:rsidP="006B2CE5" w:rsidRDefault="00F30C52" w14:paraId="50C629DF" w14:textId="641D2163">
            <w:pPr>
              <w:autoSpaceDE/>
              <w:autoSpaceDN/>
              <w:adjustRightInd/>
              <w:spacing w:before="0" w:after="0"/>
              <w:rPr>
                <w:rFonts w:ascii="Calibri" w:hAnsi="Calibri" w:eastAsia="Times New Roman" w:cs="Calibri"/>
                <w:color w:val="000000"/>
                <w:sz w:val="16"/>
                <w:szCs w:val="16"/>
                <w:lang w:eastAsia="en-GB"/>
              </w:rPr>
            </w:pPr>
            <w:r>
              <w:rPr>
                <w:rFonts w:ascii="Calibri" w:hAnsi="Calibri" w:eastAsia="Times New Roman" w:cs="Calibri"/>
                <w:color w:val="000000"/>
                <w:sz w:val="16"/>
                <w:szCs w:val="16"/>
                <w:lang w:eastAsia="en-GB"/>
              </w:rPr>
              <w:t>UWA</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5D4128E1"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0.3</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27CA1A8E"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1.4</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0F6972C2"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5B6446A7"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-4.8</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30F76E21"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0.2</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1F48AC53"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-0.1</w:t>
            </w:r>
          </w:p>
        </w:tc>
        <w:tc>
          <w:tcPr>
            <w:tcW w:w="1276"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4207B8CE"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11</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3D4989B5"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3.9</w:t>
            </w:r>
          </w:p>
        </w:tc>
        <w:tc>
          <w:tcPr>
            <w:tcW w:w="851"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4934BA8C"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-2.4</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06E565E1"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4.2</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29821420"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7E4AC99E"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-1.4</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1625A2DE"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-1.9</w:t>
            </w:r>
          </w:p>
        </w:tc>
      </w:tr>
      <w:tr w:rsidRPr="005E1458" w:rsidR="00F30C52" w:rsidTr="00F30C52" w14:paraId="638C7814" w14:textId="77777777">
        <w:trPr>
          <w:trHeight w:val="20"/>
        </w:trPr>
        <w:tc>
          <w:tcPr>
            <w:tcW w:w="1980" w:type="dxa"/>
            <w:tcBorders>
              <w:top w:val="nil"/>
              <w:left w:val="single" w:color="auto" w:sz="4" w:space="0"/>
              <w:bottom w:val="single" w:color="auto" w:sz="4" w:space="0"/>
              <w:right w:val="single" w:color="auto" w:sz="4" w:space="0"/>
            </w:tcBorders>
            <w:shd w:val="clear" w:color="auto" w:fill="auto"/>
            <w:noWrap/>
            <w:vAlign w:val="bottom"/>
            <w:hideMark/>
          </w:tcPr>
          <w:p w:rsidRPr="00694CBD" w:rsidR="006B2CE5" w:rsidP="006B2CE5" w:rsidRDefault="00F30C52" w14:paraId="5B6F7C9E" w14:textId="4C96C920">
            <w:pPr>
              <w:autoSpaceDE/>
              <w:autoSpaceDN/>
              <w:adjustRightInd/>
              <w:spacing w:before="0" w:after="0"/>
              <w:rPr>
                <w:rFonts w:ascii="Calibri" w:hAnsi="Calibri" w:eastAsia="Times New Roman" w:cs="Calibri"/>
                <w:color w:val="000000"/>
                <w:sz w:val="16"/>
                <w:szCs w:val="16"/>
                <w:lang w:eastAsia="en-GB"/>
              </w:rPr>
            </w:pPr>
            <w:r>
              <w:rPr>
                <w:rFonts w:ascii="Calibri" w:hAnsi="Calibri" w:eastAsia="Times New Roman" w:cs="Calibri"/>
                <w:color w:val="000000"/>
                <w:sz w:val="16"/>
                <w:szCs w:val="16"/>
                <w:lang w:eastAsia="en-GB"/>
              </w:rPr>
              <w:t>ANU</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5F0CA7EB"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5</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0392B924"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11.9</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2ED55A98"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-3</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4A013BC1"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-10.1</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2C5E4058"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6.5</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36D732A8"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-0.8</w:t>
            </w:r>
          </w:p>
        </w:tc>
        <w:tc>
          <w:tcPr>
            <w:tcW w:w="1276"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78BF23D4"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-2.3</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57CE832F"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3.5</w:t>
            </w:r>
          </w:p>
        </w:tc>
        <w:tc>
          <w:tcPr>
            <w:tcW w:w="851"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288B95FD"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-6</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0E05E4AD"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-2.2</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13228B8E"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w:t>
            </w:r>
          </w:p>
        </w:tc>
        <w:tc>
          <w:tcPr>
            <w:tcW w:w="1134"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2F507DBC"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-1.8</w:t>
            </w:r>
          </w:p>
        </w:tc>
        <w:tc>
          <w:tcPr>
            <w:tcW w:w="992" w:type="dxa"/>
            <w:tcBorders>
              <w:top w:val="nil"/>
              <w:left w:val="nil"/>
              <w:bottom w:val="single" w:color="auto" w:sz="4" w:space="0"/>
              <w:right w:val="single" w:color="auto" w:sz="4" w:space="0"/>
            </w:tcBorders>
            <w:shd w:val="clear" w:color="auto" w:fill="auto"/>
            <w:noWrap/>
            <w:vAlign w:val="bottom"/>
            <w:hideMark/>
          </w:tcPr>
          <w:p w:rsidRPr="00694CBD" w:rsidR="006B2CE5" w:rsidP="006B2CE5" w:rsidRDefault="006B2CE5" w14:paraId="3DF46326" w14:textId="77777777">
            <w:pPr>
              <w:autoSpaceDE/>
              <w:autoSpaceDN/>
              <w:adjustRightInd/>
              <w:spacing w:before="0" w:after="0"/>
              <w:jc w:val="center"/>
              <w:rPr>
                <w:rFonts w:ascii="Calibri" w:hAnsi="Calibri" w:eastAsia="Times New Roman" w:cs="Calibri"/>
                <w:color w:val="000000"/>
                <w:sz w:val="16"/>
                <w:szCs w:val="16"/>
                <w:lang w:eastAsia="en-GB"/>
              </w:rPr>
            </w:pPr>
            <w:r w:rsidRPr="00694CBD">
              <w:rPr>
                <w:rFonts w:ascii="Calibri" w:hAnsi="Calibri" w:eastAsia="Times New Roman" w:cs="Calibri"/>
                <w:color w:val="000000"/>
                <w:sz w:val="16"/>
                <w:szCs w:val="16"/>
                <w:lang w:eastAsia="en-GB"/>
              </w:rPr>
              <w:t>0.2</w:t>
            </w:r>
          </w:p>
        </w:tc>
      </w:tr>
    </w:tbl>
    <w:p w:rsidRPr="00694CBD" w:rsidR="0093791D" w:rsidP="006755E7" w:rsidRDefault="0093791D" w14:paraId="407A86A1" w14:textId="7A746C32">
      <w:pPr>
        <w:jc w:val="both"/>
        <w:rPr>
          <w:sz w:val="16"/>
          <w:szCs w:val="16"/>
        </w:rPr>
      </w:pPr>
    </w:p>
    <w:sectPr w:rsidRPr="00694CBD" w:rsidR="0093791D" w:rsidSect="003F5F4B">
      <w:endnotePr>
        <w:numFmt w:val="decimal"/>
      </w:endnotePr>
      <w:pgSz w:w="16832" w:h="11911" w:orient="landscape" w:code="9"/>
      <w:pgMar w:top="1134" w:right="1134" w:bottom="1134" w:left="794" w:header="680" w:footer="680" w:gutter="0"/>
      <w:cols w:space="720"/>
      <w:noEndnote/>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JM" w:author="Jennifer Milam" w:date="2022-10-19T06:12:00Z" w:id="0">
    <w:p w:rsidR="00EA0887" w:rsidP="00157928" w:rsidRDefault="00EA0887" w14:paraId="5F299D8E" w14:textId="77777777">
      <w:r>
        <w:rPr>
          <w:rStyle w:val="CommentReference"/>
        </w:rPr>
        <w:annotationRef/>
      </w:r>
      <w:r>
        <w:rPr>
          <w:sz w:val="20"/>
          <w:szCs w:val="20"/>
        </w:rPr>
        <w:t xml:space="preserve">We need something here and/or in resolutions above to tie rankings to international recruitment and importance of staying in top 200 in current re-entering hyper-competitive environment of attracting international students. Reset opportunity but must stay in top 200. </w:t>
      </w:r>
    </w:p>
  </w:comment>
  <w:comment w:initials="MB" w:author="Martin Bell" w:date="2022-10-19T16:08:00Z" w:id="1">
    <w:p w:rsidR="00C97DF6" w:rsidP="00EB2B6D" w:rsidRDefault="00C97DF6" w14:paraId="2BDF9365" w14:textId="77777777">
      <w:r>
        <w:rPr>
          <w:rStyle w:val="CommentReference"/>
        </w:rPr>
        <w:annotationRef/>
      </w:r>
      <w:r>
        <w:rPr>
          <w:sz w:val="20"/>
          <w:szCs w:val="20"/>
        </w:rPr>
        <w:t xml:space="preserve">I have added a line in the Exec summary which connects to reputation. </w:t>
      </w:r>
    </w:p>
  </w:comment>
  <w:comment w:initials="JM" w:author="Jennifer Milam" w:date="2022-10-19T06:27:00Z" w:id="2">
    <w:p w:rsidR="00E06243" w:rsidP="00317092" w:rsidRDefault="00E06243" w14:paraId="61FDEFCD" w14:textId="77777777">
      <w:r>
        <w:rPr>
          <w:rStyle w:val="CommentReference"/>
        </w:rPr>
        <w:annotationRef/>
      </w:r>
      <w:r>
        <w:rPr>
          <w:sz w:val="20"/>
          <w:szCs w:val="20"/>
        </w:rPr>
        <w:t>We need one paragraph before this (and related appendix) that gives our scores against each of the 13 metrics. We may also want to show the data returned here that informs the metrics. Let’s discuss</w:t>
      </w:r>
    </w:p>
  </w:comment>
  <w:comment w:initials="MB" w:author="Martin Bell" w:date="2022-10-17T09:36:00Z" w:id="3">
    <w:p w:rsidR="00B059C0" w:rsidP="00EE1581" w:rsidRDefault="00B059C0" w14:paraId="2A489DA8" w14:textId="49323C35">
      <w:r>
        <w:rPr>
          <w:rStyle w:val="CommentReference"/>
        </w:rPr>
        <w:annotationRef/>
      </w:r>
      <w:r>
        <w:rPr>
          <w:sz w:val="20"/>
          <w:szCs w:val="20"/>
        </w:rPr>
        <w:t xml:space="preserve">Do we explain pillar above? They seemed to be called indicators last year. </w:t>
      </w:r>
    </w:p>
  </w:comment>
  <w:comment w:initials="JM" w:author="Jennifer Milam" w:date="2022-10-19T05:55:00Z" w:id="4">
    <w:p w:rsidR="00C530A9" w:rsidP="00520029" w:rsidRDefault="00C530A9" w14:paraId="3E8B62C0" w14:textId="77777777">
      <w:r>
        <w:rPr>
          <w:rStyle w:val="CommentReference"/>
        </w:rPr>
        <w:annotationRef/>
      </w:r>
      <w:r>
        <w:rPr>
          <w:sz w:val="20"/>
          <w:szCs w:val="20"/>
        </w:rPr>
        <w:t>Yes explain this with one short sentence in background</w:t>
      </w:r>
    </w:p>
  </w:comment>
  <w:comment w:initials="MB" w:author="Martin Bell" w:date="2022-10-19T09:10:00Z" w:id="5">
    <w:p w:rsidR="00262F6A" w:rsidP="00AF0E8B" w:rsidRDefault="00262F6A" w14:paraId="3FF497A2" w14:textId="77777777">
      <w:r>
        <w:rPr>
          <w:rStyle w:val="CommentReference"/>
        </w:rPr>
        <w:annotationRef/>
      </w:r>
      <w:r>
        <w:rPr>
          <w:sz w:val="20"/>
          <w:szCs w:val="20"/>
        </w:rPr>
        <w:t xml:space="preserve">Added a callback in brackets </w:t>
      </w:r>
    </w:p>
  </w:comment>
  <w:comment w:initials="MB" w:author="Martin Bell" w:date="2022-10-17T10:13:00Z" w:id="10">
    <w:p w:rsidR="001032A6" w:rsidP="00EE1581" w:rsidRDefault="001032A6" w14:paraId="40FE009B" w14:textId="02C536AA">
      <w:r>
        <w:rPr>
          <w:rStyle w:val="CommentReference"/>
        </w:rPr>
        <w:annotationRef/>
      </w:r>
      <w:r>
        <w:rPr>
          <w:sz w:val="20"/>
          <w:szCs w:val="20"/>
        </w:rPr>
        <w:t>Add more details here e.g. score values</w:t>
      </w:r>
    </w:p>
    <w:p w:rsidR="001032A6" w:rsidP="00EE1581" w:rsidRDefault="001032A6" w14:paraId="35839C6E" w14:textId="77777777"/>
  </w:comment>
  <w:comment w:initials="JM" w:author="Jennifer Milam" w:date="2022-10-19T05:59:00Z" w:id="11">
    <w:p w:rsidR="00B91E48" w:rsidP="00F720B0" w:rsidRDefault="00B91E48" w14:paraId="6B49FA02" w14:textId="77777777">
      <w:r>
        <w:rPr>
          <w:rStyle w:val="CommentReference"/>
        </w:rPr>
        <w:annotationRef/>
      </w:r>
      <w:r>
        <w:rPr>
          <w:sz w:val="20"/>
          <w:szCs w:val="20"/>
        </w:rPr>
        <w:t>Add them, so I can read and assess. But I might cut</w:t>
      </w:r>
    </w:p>
  </w:comment>
  <w:comment w:initials="MB" w:author="Martin Bell" w:date="2022-10-19T09:35:00Z" w:id="12">
    <w:p w:rsidR="00761AD8" w:rsidP="00324A93" w:rsidRDefault="00761AD8" w14:paraId="026660EC" w14:textId="77777777">
      <w:r>
        <w:rPr>
          <w:rStyle w:val="CommentReference"/>
        </w:rPr>
        <w:annotationRef/>
      </w:r>
      <w:r>
        <w:rPr>
          <w:sz w:val="20"/>
          <w:szCs w:val="20"/>
        </w:rPr>
        <w:t>Done</w:t>
      </w:r>
    </w:p>
  </w:comment>
  <w:comment w:initials="MB" w:author="Martin Bell" w:date="2022-10-17T12:14:00Z" w:id="13">
    <w:p w:rsidR="009F69E8" w:rsidP="00EE1581" w:rsidRDefault="009F69E8" w14:paraId="3910134E" w14:textId="4B32C34B">
      <w:r>
        <w:rPr>
          <w:rStyle w:val="CommentReference"/>
        </w:rPr>
        <w:annotationRef/>
      </w:r>
      <w:r>
        <w:rPr>
          <w:sz w:val="20"/>
          <w:szCs w:val="20"/>
        </w:rPr>
        <w:t xml:space="preserve">Sort out caption for Birmingham </w:t>
      </w:r>
    </w:p>
  </w:comment>
  <w:comment w:initials="MB" w:author="Martin Bell" w:date="2022-10-17T11:14:00Z" w:id="14">
    <w:p w:rsidR="009C1F53" w:rsidP="00EE1581" w:rsidRDefault="009C1F53" w14:paraId="20C0958B" w14:textId="49F2902C">
      <w:r>
        <w:rPr>
          <w:rStyle w:val="CommentReference"/>
        </w:rPr>
        <w:annotationRef/>
      </w:r>
      <w:r>
        <w:rPr>
          <w:sz w:val="20"/>
          <w:szCs w:val="20"/>
        </w:rPr>
        <w:t>Fact check</w:t>
      </w:r>
    </w:p>
  </w:comment>
  <w:comment w:initials="JM" w:author="Jennifer Milam" w:date="2022-10-19T06:03:00Z" w:id="15">
    <w:p w:rsidR="007544A4" w:rsidP="00915584" w:rsidRDefault="007544A4" w14:paraId="14E6D84F" w14:textId="77777777">
      <w:r>
        <w:rPr>
          <w:rStyle w:val="CommentReference"/>
        </w:rPr>
        <w:annotationRef/>
      </w:r>
      <w:r>
        <w:rPr>
          <w:sz w:val="20"/>
          <w:szCs w:val="20"/>
        </w:rPr>
        <w:t>We need a sentence to say that we have analysed peer universities in datapoints that track similarly to us globally (or whatever) Oterhwise, these universities come out of nowhere</w:t>
      </w:r>
    </w:p>
  </w:comment>
  <w:comment w:initials="MB" w:author="Martin Bell" w:date="2022-10-19T09:42:00Z" w:id="16">
    <w:p w:rsidR="0081309F" w:rsidP="00D6730C" w:rsidRDefault="002D2F67" w14:paraId="56382C7F" w14:textId="77777777">
      <w:r>
        <w:rPr>
          <w:rStyle w:val="CommentReference"/>
        </w:rPr>
        <w:annotationRef/>
      </w:r>
      <w:r w:rsidR="0081309F">
        <w:rPr>
          <w:sz w:val="20"/>
          <w:szCs w:val="20"/>
        </w:rPr>
        <w:t xml:space="preserve">So I looked at _all_ universities worldwide as I scraped all the data I needed for the pillars (indicators). I have clarified this in the first sentence. See how you travel with that. </w:t>
      </w:r>
    </w:p>
  </w:comment>
  <w:comment w:initials="JM" w:author="Jennifer Milam" w:date="2022-10-19T06:05:00Z" w:id="17">
    <w:p w:rsidR="002A2923" w:rsidP="00567462" w:rsidRDefault="002A2923" w14:paraId="67345B1B" w14:textId="1CD81760">
      <w:r>
        <w:rPr>
          <w:rStyle w:val="CommentReference"/>
        </w:rPr>
        <w:annotationRef/>
      </w:r>
      <w:r>
        <w:rPr>
          <w:sz w:val="20"/>
          <w:szCs w:val="20"/>
        </w:rPr>
        <w:t xml:space="preserve">The recommendation below does not correlate (obviously) with these sentence, which I think has 2 take always — publish in top journals (which attract citations) AND co-author with academics from prestigious universities — which also contributes to higher citations </w:t>
      </w:r>
    </w:p>
  </w:comment>
  <w:comment w:initials="MB" w:author="Martin Bell" w:date="2022-10-19T12:57:00Z" w:id="18">
    <w:p w:rsidR="002C5A6E" w:rsidP="008B4D75" w:rsidRDefault="002C5A6E" w14:paraId="33AE2EF6" w14:textId="77777777">
      <w:r>
        <w:rPr>
          <w:rStyle w:val="CommentReference"/>
        </w:rPr>
        <w:annotationRef/>
      </w:r>
      <w:r>
        <w:rPr>
          <w:sz w:val="20"/>
          <w:szCs w:val="20"/>
        </w:rPr>
        <w:t xml:space="preserve">I have updated the final sentence </w:t>
      </w:r>
    </w:p>
  </w:comment>
  <w:comment w:initials="JM" w:author="Jennifer Milam" w:date="2022-10-19T06:08:00Z" w:id="19">
    <w:p w:rsidR="0019397D" w:rsidP="00112E4F" w:rsidRDefault="0019397D" w14:paraId="3B393C6A" w14:textId="77777777">
      <w:r>
        <w:rPr>
          <w:rStyle w:val="CommentReference"/>
        </w:rPr>
        <w:annotationRef/>
      </w:r>
      <w:r>
        <w:rPr>
          <w:sz w:val="20"/>
          <w:szCs w:val="20"/>
        </w:rPr>
        <w:t>Summary sentence here about takeaway: JIF, co-authorship with higher-ranked neighbouring institions, and open access (is Lancet open access???)</w:t>
      </w:r>
    </w:p>
  </w:comment>
  <w:comment w:initials="MB" w:author="Martin Bell" w:date="2022-10-19T09:54:00Z" w:id="20">
    <w:p w:rsidR="0059518D" w:rsidP="00CE1CED" w:rsidRDefault="0059518D" w14:paraId="2994F653" w14:textId="77777777">
      <w:r>
        <w:rPr>
          <w:rStyle w:val="CommentReference"/>
        </w:rPr>
        <w:annotationRef/>
      </w:r>
      <w:r>
        <w:rPr>
          <w:sz w:val="20"/>
          <w:szCs w:val="20"/>
        </w:rPr>
        <w:t>Have added summary sentence that should hopefully dovetail with the recommendation below</w:t>
      </w:r>
    </w:p>
  </w:comment>
  <w:comment w:initials="MB" w:author="Martin Bell" w:date="2022-10-19T09:08:00Z" w:id="21">
    <w:p w:rsidR="00CD0DEE" w:rsidP="00AA1225" w:rsidRDefault="00CD0DEE" w14:paraId="148D78AE" w14:textId="13991B6B">
      <w:r>
        <w:rPr>
          <w:rStyle w:val="CommentReference"/>
        </w:rPr>
        <w:annotationRef/>
      </w:r>
      <w:r>
        <w:rPr>
          <w:sz w:val="20"/>
          <w:szCs w:val="20"/>
        </w:rPr>
        <w:t>Fix Bihmigham plot if we keep this</w:t>
      </w:r>
    </w:p>
  </w:comment>
  <w:comment w:initials="JM" w:author="Jennifer Milam" w:date="2022-10-19T06:09:00Z" w:id="23">
    <w:p w:rsidR="000B39A3" w:rsidP="00225BD7" w:rsidRDefault="000B39A3" w14:paraId="721F29EA" w14:textId="3C0D6388">
      <w:r>
        <w:rPr>
          <w:rStyle w:val="CommentReference"/>
        </w:rPr>
        <w:annotationRef/>
      </w:r>
      <w:r>
        <w:rPr>
          <w:sz w:val="20"/>
          <w:szCs w:val="20"/>
        </w:rPr>
        <w:t>Not sure this is the right phrase yet</w:t>
      </w:r>
    </w:p>
  </w:comment>
  <w:comment w:initials="MB" w:author="Martin Bell" w:date="2022-10-19T09:55:00Z" w:id="22">
    <w:p w:rsidR="00782B83" w:rsidP="005316B4" w:rsidRDefault="00782B83" w14:paraId="6DA58351" w14:textId="77777777">
      <w:r>
        <w:rPr>
          <w:rStyle w:val="CommentReference"/>
        </w:rPr>
        <w:annotationRef/>
      </w:r>
      <w:r>
        <w:rPr>
          <w:sz w:val="20"/>
          <w:szCs w:val="20"/>
        </w:rPr>
        <w:t>I think it looks good but lets review</w:t>
      </w:r>
    </w:p>
  </w:comment>
  <w:comment w:initials="JM" w:author="Jennifer Milam" w:date="2022-10-19T06:15:00Z" w:id="24">
    <w:p w:rsidR="009E02F9" w:rsidP="008D5EAC" w:rsidRDefault="009E02F9" w14:paraId="43306B64" w14:textId="77777777">
      <w:r>
        <w:rPr>
          <w:rStyle w:val="CommentReference"/>
        </w:rPr>
        <w:annotationRef/>
      </w:r>
      <w:r>
        <w:rPr>
          <w:sz w:val="20"/>
          <w:szCs w:val="20"/>
        </w:rPr>
        <w:t>Change this to the title and number</w:t>
      </w:r>
    </w:p>
  </w:comment>
  <w:comment w:initials="MB" w:author="Martin Bell" w:date="2022-10-19T09:57:00Z" w:id="25">
    <w:p w:rsidR="00701850" w:rsidP="00FB363D" w:rsidRDefault="00701850" w14:paraId="0EE12DE5" w14:textId="77777777">
      <w:r>
        <w:rPr>
          <w:rStyle w:val="CommentReference"/>
        </w:rPr>
        <w:annotationRef/>
      </w:r>
      <w:r>
        <w:rPr>
          <w:sz w:val="20"/>
          <w:szCs w:val="20"/>
        </w:rPr>
        <w:t>Add Number</w:t>
      </w:r>
    </w:p>
  </w:comment>
  <w:comment w:initials="JB" w:author="Jemma Bowman" w:date="2022-10-19T13:18:00Z" w:id="30">
    <w:p w:rsidR="00280AD0" w:rsidRDefault="00280AD0" w14:paraId="7D528F6A" w14:textId="77777777">
      <w:pPr>
        <w:pStyle w:val="CommentText"/>
      </w:pPr>
      <w:r>
        <w:rPr>
          <w:rStyle w:val="CommentReference"/>
        </w:rPr>
        <w:annotationRef/>
      </w:r>
      <w:r>
        <w:t>A selection of peers?</w:t>
      </w:r>
    </w:p>
  </w:comment>
  <w:comment w:initials="MB" w:author="Martin Bell" w:date="2022-10-19T14:15:00Z" w:id="31">
    <w:p w:rsidR="00E27769" w:rsidP="005D7896" w:rsidRDefault="00E27769" w14:paraId="6790EABA" w14:textId="77777777">
      <w:r>
        <w:rPr>
          <w:rStyle w:val="CommentReference"/>
        </w:rPr>
        <w:annotationRef/>
      </w:r>
      <w:r>
        <w:rPr>
          <w:sz w:val="20"/>
          <w:szCs w:val="20"/>
        </w:rPr>
        <w:t>Correct :-)</w:t>
      </w:r>
    </w:p>
  </w:comment>
  <w:comment w:initials="MB" w:author="Martin Bell" w:date="2022-10-19T14:16:00Z" w:id="29">
    <w:p w:rsidR="006C2C78" w:rsidP="00B44EF2" w:rsidRDefault="006C2C78" w14:paraId="255CEC0F" w14:textId="77777777">
      <w:r>
        <w:rPr>
          <w:rStyle w:val="CommentReference"/>
        </w:rPr>
        <w:annotationRef/>
      </w:r>
      <w:r>
        <w:rPr>
          <w:sz w:val="20"/>
          <w:szCs w:val="20"/>
        </w:rPr>
        <w:t>Need to add the names of our peers in the appendix</w:t>
      </w:r>
    </w:p>
  </w:comment>
  <w:comment w:initials="JM" w:author="Jennifer Milam" w:date="2022-10-19T06:25:00Z" w:id="33">
    <w:p w:rsidR="00D1729B" w:rsidP="007D0D58" w:rsidRDefault="00D1729B" w14:paraId="61F7E90B" w14:textId="7010DAA0">
      <w:r>
        <w:rPr>
          <w:rStyle w:val="CommentReference"/>
        </w:rPr>
        <w:annotationRef/>
      </w:r>
      <w:r>
        <w:rPr>
          <w:sz w:val="20"/>
          <w:szCs w:val="20"/>
        </w:rPr>
        <w:t>We need another appendix that gives our scores and stats against each metric that informs the ranking; we also need to reference the analysis of the data that is returned, which we are undertaking. Don’t put in these terms, but I actually want to remain vigilant in reading our submission agains the rules at the time our results are returned, not just 2 days before they are due. We need to get these from Petrina. I think we should put the data returned into an appendix as well. So EC can sense check the input numbers.</w:t>
      </w:r>
    </w:p>
  </w:comment>
  <w:comment w:initials="MB" w:author="Martin Bell" w:date="2022-10-19T15:56:00Z" w:id="34">
    <w:p w:rsidR="00E92072" w:rsidP="007D26A5" w:rsidRDefault="00E92072" w14:paraId="3FA666C3" w14:textId="77777777">
      <w:r>
        <w:rPr>
          <w:rStyle w:val="CommentReference"/>
        </w:rPr>
        <w:annotationRef/>
      </w:r>
      <w:r>
        <w:rPr>
          <w:sz w:val="20"/>
          <w:szCs w:val="20"/>
        </w:rPr>
        <w:t>Done</w:t>
      </w:r>
    </w:p>
  </w:comment>
  <w:comment w:initials="MB" w:author="Martin Bell" w:date="2022-10-17T10:17:00Z" w:id="36">
    <w:p w:rsidR="001A3AB8" w:rsidP="001A3AB8" w:rsidRDefault="001A3AB8" w14:paraId="0C618C5D" w14:textId="0B580CC4">
      <w:r>
        <w:rPr>
          <w:rStyle w:val="CommentReference"/>
        </w:rPr>
        <w:annotationRef/>
      </w:r>
      <w:r>
        <w:rPr>
          <w:sz w:val="20"/>
          <w:szCs w:val="20"/>
        </w:rPr>
        <w:t>These are not the same names as THE give us from their own download - annoying!</w:t>
      </w:r>
    </w:p>
  </w:comment>
  <w:comment w:initials="MB" w:author="Martin Bell" w:date="2022-10-17T11:11:00Z" w:id="37">
    <w:p w:rsidR="001A3AB8" w:rsidP="001A3AB8" w:rsidRDefault="001A3AB8" w14:paraId="15528329" w14:textId="77777777">
      <w:r>
        <w:rPr>
          <w:rStyle w:val="CommentReference"/>
        </w:rPr>
        <w:annotationRef/>
      </w:r>
      <w:r>
        <w:rPr>
          <w:sz w:val="20"/>
          <w:szCs w:val="20"/>
        </w:rPr>
        <w:t>Maybe replace with the Figure on their page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299D8E" w15:done="1"/>
  <w15:commentEx w15:paraId="2BDF9365" w15:paraIdParent="5F299D8E" w15:done="1"/>
  <w15:commentEx w15:paraId="61FDEFCD" w15:done="1"/>
  <w15:commentEx w15:paraId="2A489DA8" w15:done="1"/>
  <w15:commentEx w15:paraId="3E8B62C0" w15:paraIdParent="2A489DA8" w15:done="1"/>
  <w15:commentEx w15:paraId="3FF497A2" w15:paraIdParent="2A489DA8" w15:done="1"/>
  <w15:commentEx w15:paraId="35839C6E" w15:done="1"/>
  <w15:commentEx w15:paraId="6B49FA02" w15:paraIdParent="35839C6E" w15:done="1"/>
  <w15:commentEx w15:paraId="026660EC" w15:paraIdParent="35839C6E" w15:done="1"/>
  <w15:commentEx w15:paraId="3910134E" w15:done="1"/>
  <w15:commentEx w15:paraId="20C0958B" w15:done="1"/>
  <w15:commentEx w15:paraId="14E6D84F" w15:done="1"/>
  <w15:commentEx w15:paraId="56382C7F" w15:paraIdParent="14E6D84F" w15:done="1"/>
  <w15:commentEx w15:paraId="67345B1B" w15:done="1"/>
  <w15:commentEx w15:paraId="33AE2EF6" w15:paraIdParent="67345B1B" w15:done="1"/>
  <w15:commentEx w15:paraId="3B393C6A" w15:done="1"/>
  <w15:commentEx w15:paraId="2994F653" w15:paraIdParent="3B393C6A" w15:done="1"/>
  <w15:commentEx w15:paraId="148D78AE" w15:done="1"/>
  <w15:commentEx w15:paraId="721F29EA" w15:done="1"/>
  <w15:commentEx w15:paraId="6DA58351" w15:paraIdParent="721F29EA" w15:done="1"/>
  <w15:commentEx w15:paraId="43306B64" w15:done="1"/>
  <w15:commentEx w15:paraId="0EE12DE5" w15:paraIdParent="43306B64" w15:done="1"/>
  <w15:commentEx w15:paraId="7D528F6A" w15:done="1"/>
  <w15:commentEx w15:paraId="6790EABA" w15:paraIdParent="7D528F6A" w15:done="1"/>
  <w15:commentEx w15:paraId="255CEC0F" w15:done="1"/>
  <w15:commentEx w15:paraId="61F7E90B" w15:done="1"/>
  <w15:commentEx w15:paraId="3FA666C3" w15:paraIdParent="61F7E90B" w15:done="1"/>
  <w15:commentEx w15:paraId="0C618C5D" w15:done="1"/>
  <w15:commentEx w15:paraId="15528329" w15:paraIdParent="0C618C5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A13B5" w16cex:dateUtc="2022-10-18T19:12:00Z"/>
  <w16cex:commentExtensible w16cex:durableId="26FA9F62" w16cex:dateUtc="2022-10-19T05:08:00Z"/>
  <w16cex:commentExtensible w16cex:durableId="26FA1756" w16cex:dateUtc="2022-10-18T19:27:00Z"/>
  <w16cex:commentExtensible w16cex:durableId="26F7A084" w16cex:dateUtc="2022-10-16T22:36:00Z"/>
  <w16cex:commentExtensible w16cex:durableId="26FA0FCA" w16cex:dateUtc="2022-10-18T18:55:00Z"/>
  <w16cex:commentExtensible w16cex:durableId="26FA3D7B" w16cex:dateUtc="2022-10-18T22:10:00Z"/>
  <w16cex:commentExtensible w16cex:durableId="26F7A93F" w16cex:dateUtc="2022-10-16T23:13:00Z"/>
  <w16cex:commentExtensible w16cex:durableId="26FA10BA" w16cex:dateUtc="2022-10-18T18:59:00Z"/>
  <w16cex:commentExtensible w16cex:durableId="26FA4368" w16cex:dateUtc="2022-10-18T22:35:00Z"/>
  <w16cex:commentExtensible w16cex:durableId="26F7C59E" w16cex:dateUtc="2022-10-17T01:14:00Z"/>
  <w16cex:commentExtensible w16cex:durableId="26F7B77D" w16cex:dateUtc="2022-10-17T00:14:00Z"/>
  <w16cex:commentExtensible w16cex:durableId="26FA1197" w16cex:dateUtc="2022-10-18T19:03:00Z"/>
  <w16cex:commentExtensible w16cex:durableId="26FA4511" w16cex:dateUtc="2022-10-18T22:42:00Z"/>
  <w16cex:commentExtensible w16cex:durableId="26FA122F" w16cex:dateUtc="2022-10-18T19:05:00Z"/>
  <w16cex:commentExtensible w16cex:durableId="26FA72BC" w16cex:dateUtc="2022-10-19T01:57:00Z"/>
  <w16cex:commentExtensible w16cex:durableId="26FA12D3" w16cex:dateUtc="2022-10-18T19:08:00Z"/>
  <w16cex:commentExtensible w16cex:durableId="26FA47DD" w16cex:dateUtc="2022-10-18T22:54:00Z"/>
  <w16cex:commentExtensible w16cex:durableId="26FA3CF4" w16cex:dateUtc="2022-10-18T22:08:00Z"/>
  <w16cex:commentExtensible w16cex:durableId="26FA1304" w16cex:dateUtc="2022-10-18T19:09:00Z"/>
  <w16cex:commentExtensible w16cex:durableId="26FA4804" w16cex:dateUtc="2022-10-18T22:55:00Z"/>
  <w16cex:commentExtensible w16cex:durableId="26FA1490" w16cex:dateUtc="2022-10-18T19:15:00Z"/>
  <w16cex:commentExtensible w16cex:durableId="26FA4884" w16cex:dateUtc="2022-10-18T22:57:00Z"/>
  <w16cex:commentExtensible w16cex:durableId="26FA779A" w16cex:dateUtc="2022-10-19T02:18:00Z"/>
  <w16cex:commentExtensible w16cex:durableId="26FA84F9" w16cex:dateUtc="2022-10-19T03:15:00Z"/>
  <w16cex:commentExtensible w16cex:durableId="26FA8529" w16cex:dateUtc="2022-10-19T03:16:00Z"/>
  <w16cex:commentExtensible w16cex:durableId="26FA16E1" w16cex:dateUtc="2022-10-18T19:25:00Z"/>
  <w16cex:commentExtensible w16cex:durableId="26FA9CA6" w16cex:dateUtc="2022-10-19T04:56:00Z"/>
  <w16cex:commentExtensible w16cex:durableId="26F7AA4E" w16cex:dateUtc="2022-10-16T23:17:00Z"/>
  <w16cex:commentExtensible w16cex:durableId="26F7B6D5" w16cex:dateUtc="2022-10-17T00: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299D8E" w16cid:durableId="26FA13B5"/>
  <w16cid:commentId w16cid:paraId="2BDF9365" w16cid:durableId="26FA9F62"/>
  <w16cid:commentId w16cid:paraId="61FDEFCD" w16cid:durableId="26FA1756"/>
  <w16cid:commentId w16cid:paraId="2A489DA8" w16cid:durableId="26F7A084"/>
  <w16cid:commentId w16cid:paraId="3E8B62C0" w16cid:durableId="26FA0FCA"/>
  <w16cid:commentId w16cid:paraId="3FF497A2" w16cid:durableId="26FA3D7B"/>
  <w16cid:commentId w16cid:paraId="35839C6E" w16cid:durableId="26F7A93F"/>
  <w16cid:commentId w16cid:paraId="6B49FA02" w16cid:durableId="26FA10BA"/>
  <w16cid:commentId w16cid:paraId="026660EC" w16cid:durableId="26FA4368"/>
  <w16cid:commentId w16cid:paraId="3910134E" w16cid:durableId="26F7C59E"/>
  <w16cid:commentId w16cid:paraId="20C0958B" w16cid:durableId="26F7B77D"/>
  <w16cid:commentId w16cid:paraId="14E6D84F" w16cid:durableId="26FA1197"/>
  <w16cid:commentId w16cid:paraId="56382C7F" w16cid:durableId="26FA4511"/>
  <w16cid:commentId w16cid:paraId="67345B1B" w16cid:durableId="26FA122F"/>
  <w16cid:commentId w16cid:paraId="33AE2EF6" w16cid:durableId="26FA72BC"/>
  <w16cid:commentId w16cid:paraId="3B393C6A" w16cid:durableId="26FA12D3"/>
  <w16cid:commentId w16cid:paraId="2994F653" w16cid:durableId="26FA47DD"/>
  <w16cid:commentId w16cid:paraId="148D78AE" w16cid:durableId="26FA3CF4"/>
  <w16cid:commentId w16cid:paraId="721F29EA" w16cid:durableId="26FA1304"/>
  <w16cid:commentId w16cid:paraId="6DA58351" w16cid:durableId="26FA4804"/>
  <w16cid:commentId w16cid:paraId="43306B64" w16cid:durableId="26FA1490"/>
  <w16cid:commentId w16cid:paraId="0EE12DE5" w16cid:durableId="26FA4884"/>
  <w16cid:commentId w16cid:paraId="7D528F6A" w16cid:durableId="26FA779A"/>
  <w16cid:commentId w16cid:paraId="6790EABA" w16cid:durableId="26FA84F9"/>
  <w16cid:commentId w16cid:paraId="255CEC0F" w16cid:durableId="26FA8529"/>
  <w16cid:commentId w16cid:paraId="61F7E90B" w16cid:durableId="26FA16E1"/>
  <w16cid:commentId w16cid:paraId="3FA666C3" w16cid:durableId="26FA9CA6"/>
  <w16cid:commentId w16cid:paraId="0C618C5D" w16cid:durableId="26F7AA4E"/>
  <w16cid:commentId w16cid:paraId="15528329" w16cid:durableId="26F7B6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12092" w:rsidRDefault="00012092" w14:paraId="72D79A04" w14:textId="77777777">
      <w:pPr>
        <w:spacing w:before="0" w:after="0"/>
      </w:pPr>
      <w:r>
        <w:separator/>
      </w:r>
    </w:p>
  </w:endnote>
  <w:endnote w:type="continuationSeparator" w:id="0">
    <w:p w:rsidR="00012092" w:rsidRDefault="00012092" w14:paraId="32B5131F" w14:textId="77777777">
      <w:pPr>
        <w:spacing w:before="0" w:after="0"/>
      </w:pPr>
      <w:r>
        <w:continuationSeparator/>
      </w:r>
    </w:p>
  </w:endnote>
  <w:endnote w:type="continuationNotice" w:id="1">
    <w:p w:rsidR="00012092" w:rsidRDefault="00012092" w14:paraId="323A0A7E" w14:textId="77777777">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10A93" w:rsidP="00FE6638" w:rsidRDefault="00610A93" w14:paraId="11216285" w14:textId="1D07AFEE">
    <w:pPr>
      <w:pStyle w:val="Footer"/>
    </w:pPr>
    <w:r w:rsidRPr="00646229">
      <w:t xml:space="preserve">CONFIDENTIAL </w:t>
    </w:r>
    <w:r w:rsidRPr="00646229">
      <w:tab/>
    </w:r>
    <w:r w:rsidRPr="00646229">
      <w:tab/>
    </w:r>
    <w:r w:rsidRPr="00646229">
      <w:t xml:space="preserve">Page </w:t>
    </w:r>
    <w:r w:rsidRPr="00646229">
      <w:rPr>
        <w:b/>
      </w:rPr>
      <w:fldChar w:fldCharType="begin"/>
    </w:r>
    <w:r w:rsidRPr="00646229">
      <w:rPr>
        <w:b/>
      </w:rPr>
      <w:instrText xml:space="preserve"> PAGE </w:instrText>
    </w:r>
    <w:r w:rsidRPr="00646229">
      <w:rPr>
        <w:b/>
      </w:rPr>
      <w:fldChar w:fldCharType="separate"/>
    </w:r>
    <w:r w:rsidR="00256FC6">
      <w:rPr>
        <w:b/>
        <w:noProof/>
      </w:rPr>
      <w:t>5</w:t>
    </w:r>
    <w:r w:rsidRPr="00646229">
      <w:rPr>
        <w:b/>
      </w:rPr>
      <w:fldChar w:fldCharType="end"/>
    </w:r>
    <w:r w:rsidRPr="00646229">
      <w:t xml:space="preserve"> of </w:t>
    </w:r>
    <w:r w:rsidRPr="00646229">
      <w:rPr>
        <w:b/>
      </w:rPr>
      <w:fldChar w:fldCharType="begin"/>
    </w:r>
    <w:r w:rsidRPr="00646229">
      <w:rPr>
        <w:b/>
      </w:rPr>
      <w:instrText xml:space="preserve"> NUMPAGES  </w:instrText>
    </w:r>
    <w:r w:rsidRPr="00646229">
      <w:rPr>
        <w:b/>
      </w:rPr>
      <w:fldChar w:fldCharType="separate"/>
    </w:r>
    <w:r w:rsidR="00256FC6">
      <w:rPr>
        <w:b/>
        <w:noProof/>
      </w:rPr>
      <w:t>8</w:t>
    </w:r>
    <w:r w:rsidRPr="00646229">
      <w:rPr>
        <w:b/>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10A93" w:rsidP="00FE6638" w:rsidRDefault="00610A93" w14:paraId="3B284ACE" w14:textId="7A6EB5DD">
    <w:pPr>
      <w:pStyle w:val="Footer"/>
    </w:pPr>
    <w:r w:rsidRPr="00646229">
      <w:t xml:space="preserve">CONFIDENTIAL </w:t>
    </w:r>
    <w:r w:rsidRPr="00646229">
      <w:tab/>
    </w:r>
    <w:r w:rsidRPr="00646229">
      <w:tab/>
    </w:r>
    <w:r w:rsidRPr="00646229">
      <w:tab/>
    </w:r>
    <w:r w:rsidRPr="00646229">
      <w:t xml:space="preserve">Page </w:t>
    </w:r>
    <w:r w:rsidRPr="00646229">
      <w:rPr>
        <w:b/>
      </w:rPr>
      <w:fldChar w:fldCharType="begin"/>
    </w:r>
    <w:r w:rsidRPr="00646229">
      <w:rPr>
        <w:b/>
      </w:rPr>
      <w:instrText xml:space="preserve"> PAGE </w:instrText>
    </w:r>
    <w:r w:rsidRPr="00646229">
      <w:rPr>
        <w:b/>
      </w:rPr>
      <w:fldChar w:fldCharType="separate"/>
    </w:r>
    <w:r w:rsidR="005E2B14">
      <w:rPr>
        <w:b/>
        <w:noProof/>
      </w:rPr>
      <w:t>1</w:t>
    </w:r>
    <w:r w:rsidRPr="00646229">
      <w:rPr>
        <w:b/>
      </w:rPr>
      <w:fldChar w:fldCharType="end"/>
    </w:r>
    <w:r w:rsidRPr="00646229">
      <w:t xml:space="preserve"> of </w:t>
    </w:r>
    <w:r w:rsidRPr="00646229">
      <w:rPr>
        <w:b/>
      </w:rPr>
      <w:fldChar w:fldCharType="begin"/>
    </w:r>
    <w:r w:rsidRPr="00646229">
      <w:rPr>
        <w:b/>
      </w:rPr>
      <w:instrText xml:space="preserve"> NUMPAGES  </w:instrText>
    </w:r>
    <w:r w:rsidRPr="00646229">
      <w:rPr>
        <w:b/>
      </w:rPr>
      <w:fldChar w:fldCharType="separate"/>
    </w:r>
    <w:r w:rsidR="005E2B14">
      <w:rPr>
        <w:b/>
        <w:noProof/>
      </w:rPr>
      <w:t>8</w:t>
    </w:r>
    <w:r w:rsidRPr="00646229">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12092" w:rsidRDefault="00012092" w14:paraId="170EBDFC" w14:textId="77777777">
      <w:pPr>
        <w:spacing w:before="0" w:after="0"/>
      </w:pPr>
      <w:r>
        <w:separator/>
      </w:r>
    </w:p>
  </w:footnote>
  <w:footnote w:type="continuationSeparator" w:id="0">
    <w:p w:rsidR="00012092" w:rsidRDefault="00012092" w14:paraId="7D4A2842" w14:textId="77777777">
      <w:pPr>
        <w:spacing w:before="0" w:after="0"/>
      </w:pPr>
      <w:r>
        <w:continuationSeparator/>
      </w:r>
    </w:p>
  </w:footnote>
  <w:footnote w:type="continuationNotice" w:id="1">
    <w:p w:rsidR="00012092" w:rsidRDefault="00012092" w14:paraId="4BDED669" w14:textId="77777777">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12155D" w:rsidR="00610A93" w:rsidP="00FE6638" w:rsidRDefault="00610A93" w14:paraId="05A69EF9" w14:textId="77777777">
    <w:pPr>
      <w:jc w:val="right"/>
      <w:rPr>
        <w:b/>
      </w:rPr>
    </w:pPr>
  </w:p>
  <w:p w:rsidRPr="00DB182A" w:rsidR="00610A93" w:rsidP="00FE6638" w:rsidRDefault="00610A93" w14:paraId="642D62E3" w14:textId="77777777">
    <w:pPr>
      <w:jc w:val="right"/>
      <w:rPr>
        <w:b/>
      </w:rPr>
    </w:pPr>
    <w:r w:rsidRPr="004A08CA">
      <w:rPr>
        <w:b/>
        <w:highlight w:val="cyan"/>
      </w:rPr>
      <w:t xml:space="preserve">Doc </w:t>
    </w:r>
    <w:r>
      <w:rPr>
        <w:b/>
        <w:highlight w:val="cyan"/>
      </w:rPr>
      <w:t xml:space="preserve">DYY/###### </w:t>
    </w:r>
    <w:r w:rsidRPr="004A08CA">
      <w:rPr>
        <w:b/>
        <w:highlight w:val="cyan"/>
      </w:rPr>
      <w:t>{Secretariat Use Only}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B2322"/>
    <w:multiLevelType w:val="hybridMultilevel"/>
    <w:tmpl w:val="AA3C3BEA"/>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2EE0856"/>
    <w:multiLevelType w:val="hybridMultilevel"/>
    <w:tmpl w:val="8D1276EA"/>
    <w:lvl w:ilvl="0" w:tplc="0C090001">
      <w:start w:val="1"/>
      <w:numFmt w:val="bullet"/>
      <w:lvlText w:val=""/>
      <w:lvlJc w:val="left"/>
      <w:pPr>
        <w:ind w:left="720" w:hanging="360"/>
      </w:pPr>
      <w:rPr>
        <w:rFonts w:hint="default" w:ascii="Symbol" w:hAnsi="Symbol"/>
      </w:rPr>
    </w:lvl>
    <w:lvl w:ilvl="1" w:tplc="0C090003">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2" w15:restartNumberingAfterBreak="0">
    <w:nsid w:val="09A47830"/>
    <w:multiLevelType w:val="hybridMultilevel"/>
    <w:tmpl w:val="460E0EB4"/>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D994D45"/>
    <w:multiLevelType w:val="hybridMultilevel"/>
    <w:tmpl w:val="21AAF000"/>
    <w:lvl w:ilvl="0" w:tplc="0C09000D">
      <w:start w:val="1"/>
      <w:numFmt w:val="bullet"/>
      <w:lvlText w:val=""/>
      <w:lvlJc w:val="left"/>
      <w:pPr>
        <w:ind w:left="720" w:hanging="360"/>
      </w:pPr>
      <w:rPr>
        <w:rFonts w:hint="default" w:ascii="Wingdings" w:hAnsi="Wingdings"/>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4" w15:restartNumberingAfterBreak="0">
    <w:nsid w:val="167A06FA"/>
    <w:multiLevelType w:val="hybridMultilevel"/>
    <w:tmpl w:val="2A403FE4"/>
    <w:lvl w:ilvl="0" w:tplc="0C090001">
      <w:start w:val="1"/>
      <w:numFmt w:val="bullet"/>
      <w:lvlText w:val=""/>
      <w:lvlJc w:val="left"/>
      <w:pPr>
        <w:ind w:left="720" w:hanging="360"/>
      </w:pPr>
      <w:rPr>
        <w:rFonts w:hint="default" w:ascii="Symbol" w:hAnsi="Symbol"/>
      </w:rPr>
    </w:lvl>
    <w:lvl w:ilvl="1" w:tplc="0C090003">
      <w:start w:val="1"/>
      <w:numFmt w:val="bullet"/>
      <w:lvlText w:val="o"/>
      <w:lvlJc w:val="left"/>
      <w:pPr>
        <w:ind w:left="1440" w:hanging="360"/>
      </w:pPr>
      <w:rPr>
        <w:rFonts w:hint="default" w:ascii="Courier New" w:hAnsi="Courier New" w:cs="Courier New"/>
      </w:rPr>
    </w:lvl>
    <w:lvl w:ilvl="2" w:tplc="0C090005">
      <w:start w:val="1"/>
      <w:numFmt w:val="bullet"/>
      <w:lvlText w:val=""/>
      <w:lvlJc w:val="left"/>
      <w:pPr>
        <w:ind w:left="2160" w:hanging="360"/>
      </w:pPr>
      <w:rPr>
        <w:rFonts w:hint="default" w:ascii="Wingdings" w:hAnsi="Wingdings"/>
      </w:rPr>
    </w:lvl>
    <w:lvl w:ilvl="3" w:tplc="0C090001">
      <w:start w:val="1"/>
      <w:numFmt w:val="bullet"/>
      <w:lvlText w:val=""/>
      <w:lvlJc w:val="left"/>
      <w:pPr>
        <w:ind w:left="2880" w:hanging="360"/>
      </w:pPr>
      <w:rPr>
        <w:rFonts w:hint="default" w:ascii="Symbol" w:hAnsi="Symbol"/>
      </w:rPr>
    </w:lvl>
    <w:lvl w:ilvl="4" w:tplc="0C090003">
      <w:start w:val="1"/>
      <w:numFmt w:val="bullet"/>
      <w:lvlText w:val="o"/>
      <w:lvlJc w:val="left"/>
      <w:pPr>
        <w:ind w:left="3600" w:hanging="360"/>
      </w:pPr>
      <w:rPr>
        <w:rFonts w:hint="default" w:ascii="Courier New" w:hAnsi="Courier New" w:cs="Courier New"/>
      </w:rPr>
    </w:lvl>
    <w:lvl w:ilvl="5" w:tplc="0C090005">
      <w:start w:val="1"/>
      <w:numFmt w:val="bullet"/>
      <w:lvlText w:val=""/>
      <w:lvlJc w:val="left"/>
      <w:pPr>
        <w:ind w:left="4320" w:hanging="360"/>
      </w:pPr>
      <w:rPr>
        <w:rFonts w:hint="default" w:ascii="Wingdings" w:hAnsi="Wingdings"/>
      </w:rPr>
    </w:lvl>
    <w:lvl w:ilvl="6" w:tplc="0C090001">
      <w:start w:val="1"/>
      <w:numFmt w:val="bullet"/>
      <w:lvlText w:val=""/>
      <w:lvlJc w:val="left"/>
      <w:pPr>
        <w:ind w:left="5040" w:hanging="360"/>
      </w:pPr>
      <w:rPr>
        <w:rFonts w:hint="default" w:ascii="Symbol" w:hAnsi="Symbol"/>
      </w:rPr>
    </w:lvl>
    <w:lvl w:ilvl="7" w:tplc="0C090003">
      <w:start w:val="1"/>
      <w:numFmt w:val="bullet"/>
      <w:lvlText w:val="o"/>
      <w:lvlJc w:val="left"/>
      <w:pPr>
        <w:ind w:left="5760" w:hanging="360"/>
      </w:pPr>
      <w:rPr>
        <w:rFonts w:hint="default" w:ascii="Courier New" w:hAnsi="Courier New" w:cs="Courier New"/>
      </w:rPr>
    </w:lvl>
    <w:lvl w:ilvl="8" w:tplc="0C090005">
      <w:start w:val="1"/>
      <w:numFmt w:val="bullet"/>
      <w:lvlText w:val=""/>
      <w:lvlJc w:val="left"/>
      <w:pPr>
        <w:ind w:left="6480" w:hanging="360"/>
      </w:pPr>
      <w:rPr>
        <w:rFonts w:hint="default" w:ascii="Wingdings" w:hAnsi="Wingdings"/>
      </w:rPr>
    </w:lvl>
  </w:abstractNum>
  <w:abstractNum w:abstractNumId="5" w15:restartNumberingAfterBreak="0">
    <w:nsid w:val="1736296A"/>
    <w:multiLevelType w:val="hybridMultilevel"/>
    <w:tmpl w:val="D39CC6C6"/>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D002FA4"/>
    <w:multiLevelType w:val="hybridMultilevel"/>
    <w:tmpl w:val="D8AA6DEE"/>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7" w15:restartNumberingAfterBreak="0">
    <w:nsid w:val="1EC763D2"/>
    <w:multiLevelType w:val="hybridMultilevel"/>
    <w:tmpl w:val="BB7E797C"/>
    <w:lvl w:ilvl="0" w:tplc="0C09000D">
      <w:start w:val="1"/>
      <w:numFmt w:val="bullet"/>
      <w:lvlText w:val=""/>
      <w:lvlJc w:val="left"/>
      <w:pPr>
        <w:ind w:left="720" w:hanging="360"/>
      </w:pPr>
      <w:rPr>
        <w:rFonts w:hint="default" w:ascii="Wingdings" w:hAnsi="Wingdings"/>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8" w15:restartNumberingAfterBreak="0">
    <w:nsid w:val="207025FA"/>
    <w:multiLevelType w:val="hybridMultilevel"/>
    <w:tmpl w:val="9E9091A2"/>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9" w15:restartNumberingAfterBreak="0">
    <w:nsid w:val="252F3B86"/>
    <w:multiLevelType w:val="hybridMultilevel"/>
    <w:tmpl w:val="99189B9A"/>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0" w15:restartNumberingAfterBreak="0">
    <w:nsid w:val="25E32BAD"/>
    <w:multiLevelType w:val="hybridMultilevel"/>
    <w:tmpl w:val="08D89376"/>
    <w:lvl w:ilvl="0" w:tplc="0C090001">
      <w:start w:val="1"/>
      <w:numFmt w:val="bullet"/>
      <w:lvlText w:val=""/>
      <w:lvlJc w:val="left"/>
      <w:pPr>
        <w:ind w:left="720" w:hanging="360"/>
      </w:pPr>
      <w:rPr>
        <w:rFonts w:hint="default" w:ascii="Symbol" w:hAnsi="Symbol"/>
      </w:rPr>
    </w:lvl>
    <w:lvl w:ilvl="1" w:tplc="0C090003">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1" w15:restartNumberingAfterBreak="0">
    <w:nsid w:val="30863417"/>
    <w:multiLevelType w:val="hybridMultilevel"/>
    <w:tmpl w:val="0E5E8842"/>
    <w:lvl w:ilvl="0" w:tplc="0C090001">
      <w:start w:val="1"/>
      <w:numFmt w:val="bullet"/>
      <w:lvlText w:val=""/>
      <w:lvlJc w:val="left"/>
      <w:pPr>
        <w:ind w:left="1080" w:hanging="360"/>
      </w:pPr>
      <w:rPr>
        <w:rFonts w:hint="default" w:ascii="Symbol" w:hAnsi="Symbol"/>
      </w:rPr>
    </w:lvl>
    <w:lvl w:ilvl="1" w:tplc="0C090003" w:tentative="1">
      <w:start w:val="1"/>
      <w:numFmt w:val="bullet"/>
      <w:lvlText w:val="o"/>
      <w:lvlJc w:val="left"/>
      <w:pPr>
        <w:ind w:left="1800" w:hanging="360"/>
      </w:pPr>
      <w:rPr>
        <w:rFonts w:hint="default" w:ascii="Courier New" w:hAnsi="Courier New" w:cs="Courier New"/>
      </w:rPr>
    </w:lvl>
    <w:lvl w:ilvl="2" w:tplc="0C090005" w:tentative="1">
      <w:start w:val="1"/>
      <w:numFmt w:val="bullet"/>
      <w:lvlText w:val=""/>
      <w:lvlJc w:val="left"/>
      <w:pPr>
        <w:ind w:left="2520" w:hanging="360"/>
      </w:pPr>
      <w:rPr>
        <w:rFonts w:hint="default" w:ascii="Wingdings" w:hAnsi="Wingdings"/>
      </w:rPr>
    </w:lvl>
    <w:lvl w:ilvl="3" w:tplc="0C090001" w:tentative="1">
      <w:start w:val="1"/>
      <w:numFmt w:val="bullet"/>
      <w:lvlText w:val=""/>
      <w:lvlJc w:val="left"/>
      <w:pPr>
        <w:ind w:left="3240" w:hanging="360"/>
      </w:pPr>
      <w:rPr>
        <w:rFonts w:hint="default" w:ascii="Symbol" w:hAnsi="Symbol"/>
      </w:rPr>
    </w:lvl>
    <w:lvl w:ilvl="4" w:tplc="0C090003" w:tentative="1">
      <w:start w:val="1"/>
      <w:numFmt w:val="bullet"/>
      <w:lvlText w:val="o"/>
      <w:lvlJc w:val="left"/>
      <w:pPr>
        <w:ind w:left="3960" w:hanging="360"/>
      </w:pPr>
      <w:rPr>
        <w:rFonts w:hint="default" w:ascii="Courier New" w:hAnsi="Courier New" w:cs="Courier New"/>
      </w:rPr>
    </w:lvl>
    <w:lvl w:ilvl="5" w:tplc="0C090005" w:tentative="1">
      <w:start w:val="1"/>
      <w:numFmt w:val="bullet"/>
      <w:lvlText w:val=""/>
      <w:lvlJc w:val="left"/>
      <w:pPr>
        <w:ind w:left="4680" w:hanging="360"/>
      </w:pPr>
      <w:rPr>
        <w:rFonts w:hint="default" w:ascii="Wingdings" w:hAnsi="Wingdings"/>
      </w:rPr>
    </w:lvl>
    <w:lvl w:ilvl="6" w:tplc="0C090001" w:tentative="1">
      <w:start w:val="1"/>
      <w:numFmt w:val="bullet"/>
      <w:lvlText w:val=""/>
      <w:lvlJc w:val="left"/>
      <w:pPr>
        <w:ind w:left="5400" w:hanging="360"/>
      </w:pPr>
      <w:rPr>
        <w:rFonts w:hint="default" w:ascii="Symbol" w:hAnsi="Symbol"/>
      </w:rPr>
    </w:lvl>
    <w:lvl w:ilvl="7" w:tplc="0C090003" w:tentative="1">
      <w:start w:val="1"/>
      <w:numFmt w:val="bullet"/>
      <w:lvlText w:val="o"/>
      <w:lvlJc w:val="left"/>
      <w:pPr>
        <w:ind w:left="6120" w:hanging="360"/>
      </w:pPr>
      <w:rPr>
        <w:rFonts w:hint="default" w:ascii="Courier New" w:hAnsi="Courier New" w:cs="Courier New"/>
      </w:rPr>
    </w:lvl>
    <w:lvl w:ilvl="8" w:tplc="0C090005" w:tentative="1">
      <w:start w:val="1"/>
      <w:numFmt w:val="bullet"/>
      <w:lvlText w:val=""/>
      <w:lvlJc w:val="left"/>
      <w:pPr>
        <w:ind w:left="6840" w:hanging="360"/>
      </w:pPr>
      <w:rPr>
        <w:rFonts w:hint="default" w:ascii="Wingdings" w:hAnsi="Wingdings"/>
      </w:rPr>
    </w:lvl>
  </w:abstractNum>
  <w:abstractNum w:abstractNumId="12" w15:restartNumberingAfterBreak="0">
    <w:nsid w:val="33EF141F"/>
    <w:multiLevelType w:val="hybridMultilevel"/>
    <w:tmpl w:val="45925B98"/>
    <w:lvl w:ilvl="0" w:tplc="0C090003">
      <w:start w:val="1"/>
      <w:numFmt w:val="bullet"/>
      <w:lvlText w:val="o"/>
      <w:lvlJc w:val="left"/>
      <w:pPr>
        <w:ind w:left="720" w:hanging="360"/>
      </w:pPr>
      <w:rPr>
        <w:rFonts w:hint="default" w:ascii="Courier New" w:hAnsi="Courier New" w:cs="Courier New"/>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3" w15:restartNumberingAfterBreak="0">
    <w:nsid w:val="348A4578"/>
    <w:multiLevelType w:val="hybridMultilevel"/>
    <w:tmpl w:val="460E0EB4"/>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357874BA"/>
    <w:multiLevelType w:val="hybridMultilevel"/>
    <w:tmpl w:val="9E280290"/>
    <w:lvl w:ilvl="0" w:tplc="0C090001">
      <w:start w:val="1"/>
      <w:numFmt w:val="bullet"/>
      <w:lvlText w:val=""/>
      <w:lvlJc w:val="left"/>
      <w:pPr>
        <w:ind w:left="1080" w:hanging="360"/>
      </w:pPr>
      <w:rPr>
        <w:rFonts w:hint="default" w:ascii="Symbol" w:hAnsi="Symbol"/>
      </w:rPr>
    </w:lvl>
    <w:lvl w:ilvl="1" w:tplc="0C090003">
      <w:start w:val="1"/>
      <w:numFmt w:val="bullet"/>
      <w:lvlText w:val="o"/>
      <w:lvlJc w:val="left"/>
      <w:pPr>
        <w:ind w:left="1800" w:hanging="360"/>
      </w:pPr>
      <w:rPr>
        <w:rFonts w:hint="default" w:ascii="Courier New" w:hAnsi="Courier New" w:cs="Courier New"/>
      </w:rPr>
    </w:lvl>
    <w:lvl w:ilvl="2" w:tplc="0C090005" w:tentative="1">
      <w:start w:val="1"/>
      <w:numFmt w:val="bullet"/>
      <w:lvlText w:val=""/>
      <w:lvlJc w:val="left"/>
      <w:pPr>
        <w:ind w:left="2520" w:hanging="360"/>
      </w:pPr>
      <w:rPr>
        <w:rFonts w:hint="default" w:ascii="Wingdings" w:hAnsi="Wingdings"/>
      </w:rPr>
    </w:lvl>
    <w:lvl w:ilvl="3" w:tplc="0C090001" w:tentative="1">
      <w:start w:val="1"/>
      <w:numFmt w:val="bullet"/>
      <w:lvlText w:val=""/>
      <w:lvlJc w:val="left"/>
      <w:pPr>
        <w:ind w:left="3240" w:hanging="360"/>
      </w:pPr>
      <w:rPr>
        <w:rFonts w:hint="default" w:ascii="Symbol" w:hAnsi="Symbol"/>
      </w:rPr>
    </w:lvl>
    <w:lvl w:ilvl="4" w:tplc="0C090003" w:tentative="1">
      <w:start w:val="1"/>
      <w:numFmt w:val="bullet"/>
      <w:lvlText w:val="o"/>
      <w:lvlJc w:val="left"/>
      <w:pPr>
        <w:ind w:left="3960" w:hanging="360"/>
      </w:pPr>
      <w:rPr>
        <w:rFonts w:hint="default" w:ascii="Courier New" w:hAnsi="Courier New" w:cs="Courier New"/>
      </w:rPr>
    </w:lvl>
    <w:lvl w:ilvl="5" w:tplc="0C090005" w:tentative="1">
      <w:start w:val="1"/>
      <w:numFmt w:val="bullet"/>
      <w:lvlText w:val=""/>
      <w:lvlJc w:val="left"/>
      <w:pPr>
        <w:ind w:left="4680" w:hanging="360"/>
      </w:pPr>
      <w:rPr>
        <w:rFonts w:hint="default" w:ascii="Wingdings" w:hAnsi="Wingdings"/>
      </w:rPr>
    </w:lvl>
    <w:lvl w:ilvl="6" w:tplc="0C090001" w:tentative="1">
      <w:start w:val="1"/>
      <w:numFmt w:val="bullet"/>
      <w:lvlText w:val=""/>
      <w:lvlJc w:val="left"/>
      <w:pPr>
        <w:ind w:left="5400" w:hanging="360"/>
      </w:pPr>
      <w:rPr>
        <w:rFonts w:hint="default" w:ascii="Symbol" w:hAnsi="Symbol"/>
      </w:rPr>
    </w:lvl>
    <w:lvl w:ilvl="7" w:tplc="0C090003" w:tentative="1">
      <w:start w:val="1"/>
      <w:numFmt w:val="bullet"/>
      <w:lvlText w:val="o"/>
      <w:lvlJc w:val="left"/>
      <w:pPr>
        <w:ind w:left="6120" w:hanging="360"/>
      </w:pPr>
      <w:rPr>
        <w:rFonts w:hint="default" w:ascii="Courier New" w:hAnsi="Courier New" w:cs="Courier New"/>
      </w:rPr>
    </w:lvl>
    <w:lvl w:ilvl="8" w:tplc="0C090005" w:tentative="1">
      <w:start w:val="1"/>
      <w:numFmt w:val="bullet"/>
      <w:lvlText w:val=""/>
      <w:lvlJc w:val="left"/>
      <w:pPr>
        <w:ind w:left="6840" w:hanging="360"/>
      </w:pPr>
      <w:rPr>
        <w:rFonts w:hint="default" w:ascii="Wingdings" w:hAnsi="Wingdings"/>
      </w:rPr>
    </w:lvl>
  </w:abstractNum>
  <w:abstractNum w:abstractNumId="15" w15:restartNumberingAfterBreak="0">
    <w:nsid w:val="3B8B75F7"/>
    <w:multiLevelType w:val="hybridMultilevel"/>
    <w:tmpl w:val="B5A61024"/>
    <w:lvl w:ilvl="0" w:tplc="0C090005">
      <w:start w:val="1"/>
      <w:numFmt w:val="bullet"/>
      <w:lvlText w:val=""/>
      <w:lvlJc w:val="left"/>
      <w:pPr>
        <w:ind w:left="1080" w:hanging="360"/>
      </w:pPr>
      <w:rPr>
        <w:rFonts w:hint="default" w:ascii="Wingdings" w:hAnsi="Wingdings"/>
      </w:rPr>
    </w:lvl>
    <w:lvl w:ilvl="1" w:tplc="0C090003">
      <w:start w:val="1"/>
      <w:numFmt w:val="bullet"/>
      <w:lvlText w:val="o"/>
      <w:lvlJc w:val="left"/>
      <w:pPr>
        <w:ind w:left="1800" w:hanging="360"/>
      </w:pPr>
      <w:rPr>
        <w:rFonts w:hint="default" w:ascii="Courier New" w:hAnsi="Courier New" w:cs="Courier New"/>
      </w:rPr>
    </w:lvl>
    <w:lvl w:ilvl="2" w:tplc="0C090005" w:tentative="1">
      <w:start w:val="1"/>
      <w:numFmt w:val="bullet"/>
      <w:lvlText w:val=""/>
      <w:lvlJc w:val="left"/>
      <w:pPr>
        <w:ind w:left="2520" w:hanging="360"/>
      </w:pPr>
      <w:rPr>
        <w:rFonts w:hint="default" w:ascii="Wingdings" w:hAnsi="Wingdings"/>
      </w:rPr>
    </w:lvl>
    <w:lvl w:ilvl="3" w:tplc="0C090001" w:tentative="1">
      <w:start w:val="1"/>
      <w:numFmt w:val="bullet"/>
      <w:lvlText w:val=""/>
      <w:lvlJc w:val="left"/>
      <w:pPr>
        <w:ind w:left="3240" w:hanging="360"/>
      </w:pPr>
      <w:rPr>
        <w:rFonts w:hint="default" w:ascii="Symbol" w:hAnsi="Symbol"/>
      </w:rPr>
    </w:lvl>
    <w:lvl w:ilvl="4" w:tplc="0C090003" w:tentative="1">
      <w:start w:val="1"/>
      <w:numFmt w:val="bullet"/>
      <w:lvlText w:val="o"/>
      <w:lvlJc w:val="left"/>
      <w:pPr>
        <w:ind w:left="3960" w:hanging="360"/>
      </w:pPr>
      <w:rPr>
        <w:rFonts w:hint="default" w:ascii="Courier New" w:hAnsi="Courier New" w:cs="Courier New"/>
      </w:rPr>
    </w:lvl>
    <w:lvl w:ilvl="5" w:tplc="0C090005" w:tentative="1">
      <w:start w:val="1"/>
      <w:numFmt w:val="bullet"/>
      <w:lvlText w:val=""/>
      <w:lvlJc w:val="left"/>
      <w:pPr>
        <w:ind w:left="4680" w:hanging="360"/>
      </w:pPr>
      <w:rPr>
        <w:rFonts w:hint="default" w:ascii="Wingdings" w:hAnsi="Wingdings"/>
      </w:rPr>
    </w:lvl>
    <w:lvl w:ilvl="6" w:tplc="0C090001" w:tentative="1">
      <w:start w:val="1"/>
      <w:numFmt w:val="bullet"/>
      <w:lvlText w:val=""/>
      <w:lvlJc w:val="left"/>
      <w:pPr>
        <w:ind w:left="5400" w:hanging="360"/>
      </w:pPr>
      <w:rPr>
        <w:rFonts w:hint="default" w:ascii="Symbol" w:hAnsi="Symbol"/>
      </w:rPr>
    </w:lvl>
    <w:lvl w:ilvl="7" w:tplc="0C090003" w:tentative="1">
      <w:start w:val="1"/>
      <w:numFmt w:val="bullet"/>
      <w:lvlText w:val="o"/>
      <w:lvlJc w:val="left"/>
      <w:pPr>
        <w:ind w:left="6120" w:hanging="360"/>
      </w:pPr>
      <w:rPr>
        <w:rFonts w:hint="default" w:ascii="Courier New" w:hAnsi="Courier New" w:cs="Courier New"/>
      </w:rPr>
    </w:lvl>
    <w:lvl w:ilvl="8" w:tplc="0C090005" w:tentative="1">
      <w:start w:val="1"/>
      <w:numFmt w:val="bullet"/>
      <w:lvlText w:val=""/>
      <w:lvlJc w:val="left"/>
      <w:pPr>
        <w:ind w:left="6840" w:hanging="360"/>
      </w:pPr>
      <w:rPr>
        <w:rFonts w:hint="default" w:ascii="Wingdings" w:hAnsi="Wingdings"/>
      </w:rPr>
    </w:lvl>
  </w:abstractNum>
  <w:abstractNum w:abstractNumId="16" w15:restartNumberingAfterBreak="0">
    <w:nsid w:val="3CA67353"/>
    <w:multiLevelType w:val="hybridMultilevel"/>
    <w:tmpl w:val="1B283E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3D855279"/>
    <w:multiLevelType w:val="hybridMultilevel"/>
    <w:tmpl w:val="860E39F0"/>
    <w:lvl w:ilvl="0" w:tplc="88FCCC26">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3FC3508F"/>
    <w:multiLevelType w:val="hybridMultilevel"/>
    <w:tmpl w:val="33720E92"/>
    <w:lvl w:ilvl="0" w:tplc="0C090001">
      <w:start w:val="1"/>
      <w:numFmt w:val="bullet"/>
      <w:lvlText w:val=""/>
      <w:lvlJc w:val="left"/>
      <w:pPr>
        <w:ind w:left="720" w:hanging="360"/>
      </w:pPr>
      <w:rPr>
        <w:rFonts w:hint="default" w:ascii="Symbol" w:hAnsi="Symbol"/>
      </w:rPr>
    </w:lvl>
    <w:lvl w:ilvl="1" w:tplc="887C9512">
      <w:numFmt w:val="bullet"/>
      <w:lvlText w:val="•"/>
      <w:lvlJc w:val="left"/>
      <w:pPr>
        <w:ind w:left="1800" w:hanging="720"/>
      </w:pPr>
      <w:rPr>
        <w:rFonts w:hint="default" w:ascii="Calibri" w:hAnsi="Calibri" w:cs="Calibri" w:eastAsiaTheme="minorHAnsi"/>
      </w:rPr>
    </w:lvl>
    <w:lvl w:ilvl="2" w:tplc="0C090005">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9" w15:restartNumberingAfterBreak="0">
    <w:nsid w:val="4405238C"/>
    <w:multiLevelType w:val="hybridMultilevel"/>
    <w:tmpl w:val="C4D46D1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46E159C3"/>
    <w:multiLevelType w:val="hybridMultilevel"/>
    <w:tmpl w:val="9048C6AE"/>
    <w:lvl w:ilvl="0" w:tplc="0C090001">
      <w:start w:val="1"/>
      <w:numFmt w:val="bullet"/>
      <w:lvlText w:val=""/>
      <w:lvlJc w:val="left"/>
      <w:pPr>
        <w:ind w:left="720" w:hanging="360"/>
      </w:pPr>
      <w:rPr>
        <w:rFonts w:hint="default" w:ascii="Symbol" w:hAnsi="Symbol"/>
      </w:rPr>
    </w:lvl>
    <w:lvl w:ilvl="1" w:tplc="0C090003">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21" w15:restartNumberingAfterBreak="0">
    <w:nsid w:val="489D7AFF"/>
    <w:multiLevelType w:val="hybridMultilevel"/>
    <w:tmpl w:val="BBFA096E"/>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22" w15:restartNumberingAfterBreak="0">
    <w:nsid w:val="5C3B01DC"/>
    <w:multiLevelType w:val="hybridMultilevel"/>
    <w:tmpl w:val="05C23828"/>
    <w:lvl w:ilvl="0" w:tplc="0C090001">
      <w:start w:val="1"/>
      <w:numFmt w:val="bullet"/>
      <w:lvlText w:val=""/>
      <w:lvlJc w:val="left"/>
      <w:pPr>
        <w:ind w:left="1080" w:hanging="360"/>
      </w:pPr>
      <w:rPr>
        <w:rFonts w:hint="default" w:ascii="Symbol" w:hAnsi="Symbol"/>
      </w:rPr>
    </w:lvl>
    <w:lvl w:ilvl="1" w:tplc="0C090003" w:tentative="1">
      <w:start w:val="1"/>
      <w:numFmt w:val="bullet"/>
      <w:lvlText w:val="o"/>
      <w:lvlJc w:val="left"/>
      <w:pPr>
        <w:ind w:left="1800" w:hanging="360"/>
      </w:pPr>
      <w:rPr>
        <w:rFonts w:hint="default" w:ascii="Courier New" w:hAnsi="Courier New" w:cs="Courier New"/>
      </w:rPr>
    </w:lvl>
    <w:lvl w:ilvl="2" w:tplc="0C090005" w:tentative="1">
      <w:start w:val="1"/>
      <w:numFmt w:val="bullet"/>
      <w:lvlText w:val=""/>
      <w:lvlJc w:val="left"/>
      <w:pPr>
        <w:ind w:left="2520" w:hanging="360"/>
      </w:pPr>
      <w:rPr>
        <w:rFonts w:hint="default" w:ascii="Wingdings" w:hAnsi="Wingdings"/>
      </w:rPr>
    </w:lvl>
    <w:lvl w:ilvl="3" w:tplc="0C090001" w:tentative="1">
      <w:start w:val="1"/>
      <w:numFmt w:val="bullet"/>
      <w:lvlText w:val=""/>
      <w:lvlJc w:val="left"/>
      <w:pPr>
        <w:ind w:left="3240" w:hanging="360"/>
      </w:pPr>
      <w:rPr>
        <w:rFonts w:hint="default" w:ascii="Symbol" w:hAnsi="Symbol"/>
      </w:rPr>
    </w:lvl>
    <w:lvl w:ilvl="4" w:tplc="0C090003" w:tentative="1">
      <w:start w:val="1"/>
      <w:numFmt w:val="bullet"/>
      <w:lvlText w:val="o"/>
      <w:lvlJc w:val="left"/>
      <w:pPr>
        <w:ind w:left="3960" w:hanging="360"/>
      </w:pPr>
      <w:rPr>
        <w:rFonts w:hint="default" w:ascii="Courier New" w:hAnsi="Courier New" w:cs="Courier New"/>
      </w:rPr>
    </w:lvl>
    <w:lvl w:ilvl="5" w:tplc="0C090005" w:tentative="1">
      <w:start w:val="1"/>
      <w:numFmt w:val="bullet"/>
      <w:lvlText w:val=""/>
      <w:lvlJc w:val="left"/>
      <w:pPr>
        <w:ind w:left="4680" w:hanging="360"/>
      </w:pPr>
      <w:rPr>
        <w:rFonts w:hint="default" w:ascii="Wingdings" w:hAnsi="Wingdings"/>
      </w:rPr>
    </w:lvl>
    <w:lvl w:ilvl="6" w:tplc="0C090001" w:tentative="1">
      <w:start w:val="1"/>
      <w:numFmt w:val="bullet"/>
      <w:lvlText w:val=""/>
      <w:lvlJc w:val="left"/>
      <w:pPr>
        <w:ind w:left="5400" w:hanging="360"/>
      </w:pPr>
      <w:rPr>
        <w:rFonts w:hint="default" w:ascii="Symbol" w:hAnsi="Symbol"/>
      </w:rPr>
    </w:lvl>
    <w:lvl w:ilvl="7" w:tplc="0C090003" w:tentative="1">
      <w:start w:val="1"/>
      <w:numFmt w:val="bullet"/>
      <w:lvlText w:val="o"/>
      <w:lvlJc w:val="left"/>
      <w:pPr>
        <w:ind w:left="6120" w:hanging="360"/>
      </w:pPr>
      <w:rPr>
        <w:rFonts w:hint="default" w:ascii="Courier New" w:hAnsi="Courier New" w:cs="Courier New"/>
      </w:rPr>
    </w:lvl>
    <w:lvl w:ilvl="8" w:tplc="0C090005" w:tentative="1">
      <w:start w:val="1"/>
      <w:numFmt w:val="bullet"/>
      <w:lvlText w:val=""/>
      <w:lvlJc w:val="left"/>
      <w:pPr>
        <w:ind w:left="6840" w:hanging="360"/>
      </w:pPr>
      <w:rPr>
        <w:rFonts w:hint="default" w:ascii="Wingdings" w:hAnsi="Wingdings"/>
      </w:rPr>
    </w:lvl>
  </w:abstractNum>
  <w:abstractNum w:abstractNumId="23" w15:restartNumberingAfterBreak="0">
    <w:nsid w:val="5D5F47BF"/>
    <w:multiLevelType w:val="hybridMultilevel"/>
    <w:tmpl w:val="76342832"/>
    <w:lvl w:ilvl="0" w:tplc="0C090001">
      <w:start w:val="1"/>
      <w:numFmt w:val="bullet"/>
      <w:lvlText w:val=""/>
      <w:lvlJc w:val="left"/>
      <w:pPr>
        <w:ind w:left="360" w:hanging="360"/>
      </w:pPr>
      <w:rPr>
        <w:rFonts w:hint="default" w:ascii="Symbol" w:hAnsi="Symbol"/>
      </w:rPr>
    </w:lvl>
    <w:lvl w:ilvl="1" w:tplc="0C090003" w:tentative="1">
      <w:start w:val="1"/>
      <w:numFmt w:val="bullet"/>
      <w:lvlText w:val="o"/>
      <w:lvlJc w:val="left"/>
      <w:pPr>
        <w:ind w:left="1080" w:hanging="360"/>
      </w:pPr>
      <w:rPr>
        <w:rFonts w:hint="default" w:ascii="Courier New" w:hAnsi="Courier New" w:cs="Courier New"/>
      </w:rPr>
    </w:lvl>
    <w:lvl w:ilvl="2" w:tplc="0C090005" w:tentative="1">
      <w:start w:val="1"/>
      <w:numFmt w:val="bullet"/>
      <w:lvlText w:val=""/>
      <w:lvlJc w:val="left"/>
      <w:pPr>
        <w:ind w:left="1800" w:hanging="360"/>
      </w:pPr>
      <w:rPr>
        <w:rFonts w:hint="default" w:ascii="Wingdings" w:hAnsi="Wingdings"/>
      </w:rPr>
    </w:lvl>
    <w:lvl w:ilvl="3" w:tplc="0C090001" w:tentative="1">
      <w:start w:val="1"/>
      <w:numFmt w:val="bullet"/>
      <w:lvlText w:val=""/>
      <w:lvlJc w:val="left"/>
      <w:pPr>
        <w:ind w:left="2520" w:hanging="360"/>
      </w:pPr>
      <w:rPr>
        <w:rFonts w:hint="default" w:ascii="Symbol" w:hAnsi="Symbol"/>
      </w:rPr>
    </w:lvl>
    <w:lvl w:ilvl="4" w:tplc="0C090003" w:tentative="1">
      <w:start w:val="1"/>
      <w:numFmt w:val="bullet"/>
      <w:lvlText w:val="o"/>
      <w:lvlJc w:val="left"/>
      <w:pPr>
        <w:ind w:left="3240" w:hanging="360"/>
      </w:pPr>
      <w:rPr>
        <w:rFonts w:hint="default" w:ascii="Courier New" w:hAnsi="Courier New" w:cs="Courier New"/>
      </w:rPr>
    </w:lvl>
    <w:lvl w:ilvl="5" w:tplc="0C090005" w:tentative="1">
      <w:start w:val="1"/>
      <w:numFmt w:val="bullet"/>
      <w:lvlText w:val=""/>
      <w:lvlJc w:val="left"/>
      <w:pPr>
        <w:ind w:left="3960" w:hanging="360"/>
      </w:pPr>
      <w:rPr>
        <w:rFonts w:hint="default" w:ascii="Wingdings" w:hAnsi="Wingdings"/>
      </w:rPr>
    </w:lvl>
    <w:lvl w:ilvl="6" w:tplc="0C090001" w:tentative="1">
      <w:start w:val="1"/>
      <w:numFmt w:val="bullet"/>
      <w:lvlText w:val=""/>
      <w:lvlJc w:val="left"/>
      <w:pPr>
        <w:ind w:left="4680" w:hanging="360"/>
      </w:pPr>
      <w:rPr>
        <w:rFonts w:hint="default" w:ascii="Symbol" w:hAnsi="Symbol"/>
      </w:rPr>
    </w:lvl>
    <w:lvl w:ilvl="7" w:tplc="0C090003" w:tentative="1">
      <w:start w:val="1"/>
      <w:numFmt w:val="bullet"/>
      <w:lvlText w:val="o"/>
      <w:lvlJc w:val="left"/>
      <w:pPr>
        <w:ind w:left="5400" w:hanging="360"/>
      </w:pPr>
      <w:rPr>
        <w:rFonts w:hint="default" w:ascii="Courier New" w:hAnsi="Courier New" w:cs="Courier New"/>
      </w:rPr>
    </w:lvl>
    <w:lvl w:ilvl="8" w:tplc="0C090005" w:tentative="1">
      <w:start w:val="1"/>
      <w:numFmt w:val="bullet"/>
      <w:lvlText w:val=""/>
      <w:lvlJc w:val="left"/>
      <w:pPr>
        <w:ind w:left="6120" w:hanging="360"/>
      </w:pPr>
      <w:rPr>
        <w:rFonts w:hint="default" w:ascii="Wingdings" w:hAnsi="Wingdings"/>
      </w:rPr>
    </w:lvl>
  </w:abstractNum>
  <w:abstractNum w:abstractNumId="24" w15:restartNumberingAfterBreak="0">
    <w:nsid w:val="60107DAB"/>
    <w:multiLevelType w:val="hybridMultilevel"/>
    <w:tmpl w:val="57E8D6EC"/>
    <w:lvl w:ilvl="0" w:tplc="C20E0370">
      <w:start w:val="1"/>
      <w:numFmt w:val="decimal"/>
      <w:lvlText w:val="%1."/>
      <w:lvlJc w:val="left"/>
      <w:pPr>
        <w:ind w:left="1211" w:hanging="360"/>
      </w:pPr>
      <w:rPr>
        <w:rFonts w:hint="default"/>
      </w:rPr>
    </w:lvl>
    <w:lvl w:ilvl="1" w:tplc="0C090019" w:tentative="1">
      <w:start w:val="1"/>
      <w:numFmt w:val="lowerLetter"/>
      <w:lvlText w:val="%2."/>
      <w:lvlJc w:val="left"/>
      <w:pPr>
        <w:ind w:left="1931" w:hanging="360"/>
      </w:pPr>
    </w:lvl>
    <w:lvl w:ilvl="2" w:tplc="0C09001B" w:tentative="1">
      <w:start w:val="1"/>
      <w:numFmt w:val="lowerRoman"/>
      <w:lvlText w:val="%3."/>
      <w:lvlJc w:val="right"/>
      <w:pPr>
        <w:ind w:left="2651" w:hanging="180"/>
      </w:pPr>
    </w:lvl>
    <w:lvl w:ilvl="3" w:tplc="0C09000F" w:tentative="1">
      <w:start w:val="1"/>
      <w:numFmt w:val="decimal"/>
      <w:lvlText w:val="%4."/>
      <w:lvlJc w:val="left"/>
      <w:pPr>
        <w:ind w:left="3371" w:hanging="360"/>
      </w:pPr>
    </w:lvl>
    <w:lvl w:ilvl="4" w:tplc="0C090019" w:tentative="1">
      <w:start w:val="1"/>
      <w:numFmt w:val="lowerLetter"/>
      <w:lvlText w:val="%5."/>
      <w:lvlJc w:val="left"/>
      <w:pPr>
        <w:ind w:left="4091" w:hanging="360"/>
      </w:pPr>
    </w:lvl>
    <w:lvl w:ilvl="5" w:tplc="0C09001B" w:tentative="1">
      <w:start w:val="1"/>
      <w:numFmt w:val="lowerRoman"/>
      <w:lvlText w:val="%6."/>
      <w:lvlJc w:val="right"/>
      <w:pPr>
        <w:ind w:left="4811" w:hanging="180"/>
      </w:pPr>
    </w:lvl>
    <w:lvl w:ilvl="6" w:tplc="0C09000F" w:tentative="1">
      <w:start w:val="1"/>
      <w:numFmt w:val="decimal"/>
      <w:lvlText w:val="%7."/>
      <w:lvlJc w:val="left"/>
      <w:pPr>
        <w:ind w:left="5531" w:hanging="360"/>
      </w:pPr>
    </w:lvl>
    <w:lvl w:ilvl="7" w:tplc="0C090019" w:tentative="1">
      <w:start w:val="1"/>
      <w:numFmt w:val="lowerLetter"/>
      <w:lvlText w:val="%8."/>
      <w:lvlJc w:val="left"/>
      <w:pPr>
        <w:ind w:left="6251" w:hanging="360"/>
      </w:pPr>
    </w:lvl>
    <w:lvl w:ilvl="8" w:tplc="0C09001B" w:tentative="1">
      <w:start w:val="1"/>
      <w:numFmt w:val="lowerRoman"/>
      <w:lvlText w:val="%9."/>
      <w:lvlJc w:val="right"/>
      <w:pPr>
        <w:ind w:left="6971" w:hanging="180"/>
      </w:pPr>
    </w:lvl>
  </w:abstractNum>
  <w:abstractNum w:abstractNumId="25" w15:restartNumberingAfterBreak="0">
    <w:nsid w:val="62A04DF2"/>
    <w:multiLevelType w:val="hybridMultilevel"/>
    <w:tmpl w:val="120258E2"/>
    <w:lvl w:ilvl="0" w:tplc="0C090001">
      <w:start w:val="1"/>
      <w:numFmt w:val="bullet"/>
      <w:lvlText w:val=""/>
      <w:lvlJc w:val="left"/>
      <w:pPr>
        <w:ind w:left="720" w:hanging="360"/>
      </w:pPr>
      <w:rPr>
        <w:rFonts w:hint="default" w:ascii="Symbol" w:hAnsi="Symbol"/>
      </w:rPr>
    </w:lvl>
    <w:lvl w:ilvl="1" w:tplc="0C090003">
      <w:start w:val="1"/>
      <w:numFmt w:val="bullet"/>
      <w:lvlText w:val="o"/>
      <w:lvlJc w:val="left"/>
      <w:pPr>
        <w:ind w:left="1440" w:hanging="360"/>
      </w:pPr>
      <w:rPr>
        <w:rFonts w:hint="default" w:ascii="Courier New" w:hAnsi="Courier New" w:cs="Courier New"/>
      </w:rPr>
    </w:lvl>
    <w:lvl w:ilvl="2" w:tplc="0C090005">
      <w:start w:val="1"/>
      <w:numFmt w:val="bullet"/>
      <w:lvlText w:val=""/>
      <w:lvlJc w:val="left"/>
      <w:pPr>
        <w:ind w:left="2160" w:hanging="360"/>
      </w:pPr>
      <w:rPr>
        <w:rFonts w:hint="default" w:ascii="Wingdings" w:hAnsi="Wingdings"/>
      </w:rPr>
    </w:lvl>
    <w:lvl w:ilvl="3" w:tplc="0C090001">
      <w:start w:val="1"/>
      <w:numFmt w:val="bullet"/>
      <w:lvlText w:val=""/>
      <w:lvlJc w:val="left"/>
      <w:pPr>
        <w:ind w:left="2880" w:hanging="360"/>
      </w:pPr>
      <w:rPr>
        <w:rFonts w:hint="default" w:ascii="Symbol" w:hAnsi="Symbol"/>
      </w:rPr>
    </w:lvl>
    <w:lvl w:ilvl="4" w:tplc="0C090003">
      <w:start w:val="1"/>
      <w:numFmt w:val="bullet"/>
      <w:lvlText w:val="o"/>
      <w:lvlJc w:val="left"/>
      <w:pPr>
        <w:ind w:left="3600" w:hanging="360"/>
      </w:pPr>
      <w:rPr>
        <w:rFonts w:hint="default" w:ascii="Courier New" w:hAnsi="Courier New" w:cs="Courier New"/>
      </w:rPr>
    </w:lvl>
    <w:lvl w:ilvl="5" w:tplc="0C090005">
      <w:start w:val="1"/>
      <w:numFmt w:val="bullet"/>
      <w:lvlText w:val=""/>
      <w:lvlJc w:val="left"/>
      <w:pPr>
        <w:ind w:left="4320" w:hanging="360"/>
      </w:pPr>
      <w:rPr>
        <w:rFonts w:hint="default" w:ascii="Wingdings" w:hAnsi="Wingdings"/>
      </w:rPr>
    </w:lvl>
    <w:lvl w:ilvl="6" w:tplc="0C090001">
      <w:start w:val="1"/>
      <w:numFmt w:val="bullet"/>
      <w:lvlText w:val=""/>
      <w:lvlJc w:val="left"/>
      <w:pPr>
        <w:ind w:left="5040" w:hanging="360"/>
      </w:pPr>
      <w:rPr>
        <w:rFonts w:hint="default" w:ascii="Symbol" w:hAnsi="Symbol"/>
      </w:rPr>
    </w:lvl>
    <w:lvl w:ilvl="7" w:tplc="0C090003">
      <w:start w:val="1"/>
      <w:numFmt w:val="bullet"/>
      <w:lvlText w:val="o"/>
      <w:lvlJc w:val="left"/>
      <w:pPr>
        <w:ind w:left="5760" w:hanging="360"/>
      </w:pPr>
      <w:rPr>
        <w:rFonts w:hint="default" w:ascii="Courier New" w:hAnsi="Courier New" w:cs="Courier New"/>
      </w:rPr>
    </w:lvl>
    <w:lvl w:ilvl="8" w:tplc="0C090005">
      <w:start w:val="1"/>
      <w:numFmt w:val="bullet"/>
      <w:lvlText w:val=""/>
      <w:lvlJc w:val="left"/>
      <w:pPr>
        <w:ind w:left="6480" w:hanging="360"/>
      </w:pPr>
      <w:rPr>
        <w:rFonts w:hint="default" w:ascii="Wingdings" w:hAnsi="Wingdings"/>
      </w:rPr>
    </w:lvl>
  </w:abstractNum>
  <w:abstractNum w:abstractNumId="26" w15:restartNumberingAfterBreak="0">
    <w:nsid w:val="658A3209"/>
    <w:multiLevelType w:val="hybridMultilevel"/>
    <w:tmpl w:val="5D201F32"/>
    <w:lvl w:ilvl="0" w:tplc="0C090001">
      <w:start w:val="1"/>
      <w:numFmt w:val="bullet"/>
      <w:lvlText w:val=""/>
      <w:lvlJc w:val="left"/>
      <w:pPr>
        <w:ind w:left="720" w:hanging="360"/>
      </w:pPr>
      <w:rPr>
        <w:rFonts w:hint="default" w:ascii="Symbol" w:hAnsi="Symbol"/>
      </w:rPr>
    </w:lvl>
    <w:lvl w:ilvl="1" w:tplc="887C9512">
      <w:numFmt w:val="bullet"/>
      <w:lvlText w:val="•"/>
      <w:lvlJc w:val="left"/>
      <w:pPr>
        <w:ind w:left="1800" w:hanging="720"/>
      </w:pPr>
      <w:rPr>
        <w:rFonts w:hint="default" w:ascii="Calibri" w:hAnsi="Calibri" w:cs="Calibri" w:eastAsiaTheme="minorHAnsi"/>
      </w:rPr>
    </w:lvl>
    <w:lvl w:ilvl="2" w:tplc="0C090003">
      <w:start w:val="1"/>
      <w:numFmt w:val="bullet"/>
      <w:lvlText w:val="o"/>
      <w:lvlJc w:val="left"/>
      <w:pPr>
        <w:ind w:left="2160" w:hanging="360"/>
      </w:pPr>
      <w:rPr>
        <w:rFonts w:hint="default" w:ascii="Courier New" w:hAnsi="Courier New" w:cs="Courier New"/>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27" w15:restartNumberingAfterBreak="0">
    <w:nsid w:val="67C54C2A"/>
    <w:multiLevelType w:val="hybridMultilevel"/>
    <w:tmpl w:val="37726CB4"/>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28" w15:restartNumberingAfterBreak="0">
    <w:nsid w:val="696E790A"/>
    <w:multiLevelType w:val="hybridMultilevel"/>
    <w:tmpl w:val="8D544FD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6AA62CF5"/>
    <w:multiLevelType w:val="hybridMultilevel"/>
    <w:tmpl w:val="FE98935E"/>
    <w:lvl w:ilvl="0" w:tplc="0C09001B">
      <w:start w:val="1"/>
      <w:numFmt w:val="lowerRoman"/>
      <w:lvlText w:val="%1."/>
      <w:lvlJc w:val="righ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30" w15:restartNumberingAfterBreak="0">
    <w:nsid w:val="6DE53163"/>
    <w:multiLevelType w:val="hybridMultilevel"/>
    <w:tmpl w:val="DB3892CE"/>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31" w15:restartNumberingAfterBreak="0">
    <w:nsid w:val="6F8642AE"/>
    <w:multiLevelType w:val="hybridMultilevel"/>
    <w:tmpl w:val="BA18B4C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2" w15:restartNumberingAfterBreak="0">
    <w:nsid w:val="78E7196F"/>
    <w:multiLevelType w:val="hybridMultilevel"/>
    <w:tmpl w:val="FA0AF59E"/>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7FDE3556"/>
    <w:multiLevelType w:val="hybridMultilevel"/>
    <w:tmpl w:val="B74A1F0E"/>
    <w:lvl w:ilvl="0" w:tplc="0C090001">
      <w:start w:val="1"/>
      <w:numFmt w:val="bullet"/>
      <w:lvlText w:val=""/>
      <w:lvlJc w:val="left"/>
      <w:pPr>
        <w:ind w:left="720" w:hanging="360"/>
      </w:pPr>
      <w:rPr>
        <w:rFonts w:hint="default" w:ascii="Symbol" w:hAnsi="Symbol"/>
      </w:rPr>
    </w:lvl>
    <w:lvl w:ilvl="1" w:tplc="0C090003">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num w:numId="1" w16cid:durableId="1123378797">
    <w:abstractNumId w:val="3"/>
  </w:num>
  <w:num w:numId="2" w16cid:durableId="644241352">
    <w:abstractNumId w:val="6"/>
  </w:num>
  <w:num w:numId="3" w16cid:durableId="819343880">
    <w:abstractNumId w:val="29"/>
  </w:num>
  <w:num w:numId="4" w16cid:durableId="346520596">
    <w:abstractNumId w:val="7"/>
  </w:num>
  <w:num w:numId="5" w16cid:durableId="2142919697">
    <w:abstractNumId w:val="9"/>
  </w:num>
  <w:num w:numId="6" w16cid:durableId="1307737195">
    <w:abstractNumId w:val="24"/>
  </w:num>
  <w:num w:numId="7" w16cid:durableId="128744729">
    <w:abstractNumId w:val="17"/>
  </w:num>
  <w:num w:numId="8" w16cid:durableId="1441873969">
    <w:abstractNumId w:val="27"/>
  </w:num>
  <w:num w:numId="9" w16cid:durableId="588150466">
    <w:abstractNumId w:val="8"/>
  </w:num>
  <w:num w:numId="10" w16cid:durableId="1401367622">
    <w:abstractNumId w:val="30"/>
  </w:num>
  <w:num w:numId="11" w16cid:durableId="1383748547">
    <w:abstractNumId w:val="23"/>
  </w:num>
  <w:num w:numId="12" w16cid:durableId="871965097">
    <w:abstractNumId w:val="11"/>
  </w:num>
  <w:num w:numId="13" w16cid:durableId="876939939">
    <w:abstractNumId w:val="22"/>
  </w:num>
  <w:num w:numId="14" w16cid:durableId="1218322444">
    <w:abstractNumId w:val="14"/>
  </w:num>
  <w:num w:numId="15" w16cid:durableId="796140209">
    <w:abstractNumId w:val="19"/>
  </w:num>
  <w:num w:numId="16" w16cid:durableId="708841272">
    <w:abstractNumId w:val="15"/>
  </w:num>
  <w:num w:numId="17" w16cid:durableId="855075606">
    <w:abstractNumId w:val="20"/>
  </w:num>
  <w:num w:numId="18" w16cid:durableId="919414707">
    <w:abstractNumId w:val="25"/>
  </w:num>
  <w:num w:numId="19" w16cid:durableId="923610255">
    <w:abstractNumId w:val="10"/>
  </w:num>
  <w:num w:numId="20" w16cid:durableId="140316095">
    <w:abstractNumId w:val="18"/>
  </w:num>
  <w:num w:numId="21" w16cid:durableId="991299704">
    <w:abstractNumId w:val="4"/>
  </w:num>
  <w:num w:numId="22" w16cid:durableId="592934922">
    <w:abstractNumId w:val="2"/>
  </w:num>
  <w:num w:numId="23" w16cid:durableId="1634209177">
    <w:abstractNumId w:val="5"/>
  </w:num>
  <w:num w:numId="24" w16cid:durableId="990717645">
    <w:abstractNumId w:val="26"/>
  </w:num>
  <w:num w:numId="25" w16cid:durableId="1531644092">
    <w:abstractNumId w:val="28"/>
  </w:num>
  <w:num w:numId="26" w16cid:durableId="2010135331">
    <w:abstractNumId w:val="1"/>
  </w:num>
  <w:num w:numId="27" w16cid:durableId="2091341514">
    <w:abstractNumId w:val="12"/>
  </w:num>
  <w:num w:numId="28" w16cid:durableId="396130422">
    <w:abstractNumId w:val="33"/>
  </w:num>
  <w:num w:numId="29" w16cid:durableId="391001564">
    <w:abstractNumId w:val="16"/>
  </w:num>
  <w:num w:numId="30" w16cid:durableId="713502099">
    <w:abstractNumId w:val="21"/>
  </w:num>
  <w:num w:numId="31" w16cid:durableId="166092091">
    <w:abstractNumId w:val="0"/>
  </w:num>
  <w:num w:numId="32" w16cid:durableId="557589505">
    <w:abstractNumId w:val="32"/>
  </w:num>
  <w:num w:numId="33" w16cid:durableId="635913222">
    <w:abstractNumId w:val="13"/>
  </w:num>
  <w:num w:numId="34" w16cid:durableId="67461732">
    <w:abstractNumId w:val="3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nnifer Milam">
    <w15:presenceInfo w15:providerId="AD" w15:userId="S::jm637@newcastle.edu.au::5fb33683-f551-405b-88dc-5e1260d87bdb"/>
  </w15:person>
  <w15:person w15:author="Martin Bell">
    <w15:presenceInfo w15:providerId="AD" w15:userId="S::meb521@newcastle.edu.au::853b33bb-18fe-44a5-92e9-66df86f388e5"/>
  </w15:person>
  <w15:person w15:author="Jemma Bowman">
    <w15:presenceInfo w15:providerId="AD" w15:userId="S::jfmb199@newcastle.edu.au::7f6b544c-c83b-457e-b3f9-576da1780dbe"/>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79"/>
  <w:proofState w:spelling="clean" w:grammar="clean"/>
  <w:trackRevisions/>
  <w:defaultTabStop w:val="720"/>
  <w:characterSpacingControl w:val="doNotCompress"/>
  <w:hdrShapeDefaults>
    <o:shapedefaults v:ext="edit" spidmax="2050"/>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44F"/>
    <w:rsid w:val="0000046E"/>
    <w:rsid w:val="00000982"/>
    <w:rsid w:val="0000099E"/>
    <w:rsid w:val="00001C4B"/>
    <w:rsid w:val="00001D9E"/>
    <w:rsid w:val="0000222B"/>
    <w:rsid w:val="00002487"/>
    <w:rsid w:val="000030C9"/>
    <w:rsid w:val="000030FA"/>
    <w:rsid w:val="000043C3"/>
    <w:rsid w:val="00005152"/>
    <w:rsid w:val="00005324"/>
    <w:rsid w:val="00006036"/>
    <w:rsid w:val="0000628C"/>
    <w:rsid w:val="00006DE3"/>
    <w:rsid w:val="000105B1"/>
    <w:rsid w:val="000108E4"/>
    <w:rsid w:val="00011221"/>
    <w:rsid w:val="00011241"/>
    <w:rsid w:val="00011496"/>
    <w:rsid w:val="00011526"/>
    <w:rsid w:val="00011AD4"/>
    <w:rsid w:val="00011B63"/>
    <w:rsid w:val="00011CB2"/>
    <w:rsid w:val="00012092"/>
    <w:rsid w:val="00012230"/>
    <w:rsid w:val="000124A0"/>
    <w:rsid w:val="00012724"/>
    <w:rsid w:val="000132E8"/>
    <w:rsid w:val="00014430"/>
    <w:rsid w:val="000144F9"/>
    <w:rsid w:val="00014B43"/>
    <w:rsid w:val="000157D9"/>
    <w:rsid w:val="00015F10"/>
    <w:rsid w:val="00016207"/>
    <w:rsid w:val="00016C3C"/>
    <w:rsid w:val="0001744E"/>
    <w:rsid w:val="00017B2E"/>
    <w:rsid w:val="0002033C"/>
    <w:rsid w:val="00020BAA"/>
    <w:rsid w:val="00020EA8"/>
    <w:rsid w:val="00020F20"/>
    <w:rsid w:val="00022568"/>
    <w:rsid w:val="00022DFE"/>
    <w:rsid w:val="00023359"/>
    <w:rsid w:val="000233E5"/>
    <w:rsid w:val="00023D7B"/>
    <w:rsid w:val="00023EF1"/>
    <w:rsid w:val="00023FE8"/>
    <w:rsid w:val="00024180"/>
    <w:rsid w:val="00024457"/>
    <w:rsid w:val="00024A56"/>
    <w:rsid w:val="00024CB2"/>
    <w:rsid w:val="00024EB4"/>
    <w:rsid w:val="00025560"/>
    <w:rsid w:val="000256A3"/>
    <w:rsid w:val="000256EC"/>
    <w:rsid w:val="000265A5"/>
    <w:rsid w:val="000267AA"/>
    <w:rsid w:val="000272A1"/>
    <w:rsid w:val="00027D71"/>
    <w:rsid w:val="00027F86"/>
    <w:rsid w:val="00030560"/>
    <w:rsid w:val="00030663"/>
    <w:rsid w:val="000312FF"/>
    <w:rsid w:val="00031477"/>
    <w:rsid w:val="0003194B"/>
    <w:rsid w:val="00031989"/>
    <w:rsid w:val="00031D4A"/>
    <w:rsid w:val="000322FD"/>
    <w:rsid w:val="000325B4"/>
    <w:rsid w:val="00034227"/>
    <w:rsid w:val="00034D27"/>
    <w:rsid w:val="00035390"/>
    <w:rsid w:val="000353E9"/>
    <w:rsid w:val="00036924"/>
    <w:rsid w:val="00037105"/>
    <w:rsid w:val="00037B8D"/>
    <w:rsid w:val="00037C84"/>
    <w:rsid w:val="00040BB2"/>
    <w:rsid w:val="00040D7D"/>
    <w:rsid w:val="00040DB6"/>
    <w:rsid w:val="00040E85"/>
    <w:rsid w:val="0004139B"/>
    <w:rsid w:val="00041782"/>
    <w:rsid w:val="00041EF2"/>
    <w:rsid w:val="00042096"/>
    <w:rsid w:val="00042BF1"/>
    <w:rsid w:val="00043072"/>
    <w:rsid w:val="000438E0"/>
    <w:rsid w:val="00044D1A"/>
    <w:rsid w:val="000461A9"/>
    <w:rsid w:val="000473FC"/>
    <w:rsid w:val="00047DE9"/>
    <w:rsid w:val="000501A4"/>
    <w:rsid w:val="00050CCE"/>
    <w:rsid w:val="00050E7A"/>
    <w:rsid w:val="000510B8"/>
    <w:rsid w:val="0005127F"/>
    <w:rsid w:val="0005170B"/>
    <w:rsid w:val="0005473B"/>
    <w:rsid w:val="00054BEB"/>
    <w:rsid w:val="00054FBB"/>
    <w:rsid w:val="000552C6"/>
    <w:rsid w:val="00056691"/>
    <w:rsid w:val="00056B85"/>
    <w:rsid w:val="00056DA4"/>
    <w:rsid w:val="0005725A"/>
    <w:rsid w:val="000578C5"/>
    <w:rsid w:val="00060604"/>
    <w:rsid w:val="00060AD5"/>
    <w:rsid w:val="00060C07"/>
    <w:rsid w:val="00061161"/>
    <w:rsid w:val="00061980"/>
    <w:rsid w:val="00061B59"/>
    <w:rsid w:val="00061D72"/>
    <w:rsid w:val="000623D8"/>
    <w:rsid w:val="00062BD2"/>
    <w:rsid w:val="00063E48"/>
    <w:rsid w:val="000641E5"/>
    <w:rsid w:val="00065C1F"/>
    <w:rsid w:val="00065C59"/>
    <w:rsid w:val="00066A6C"/>
    <w:rsid w:val="0006716D"/>
    <w:rsid w:val="00070DD0"/>
    <w:rsid w:val="00071972"/>
    <w:rsid w:val="00072160"/>
    <w:rsid w:val="000723AB"/>
    <w:rsid w:val="000725C2"/>
    <w:rsid w:val="00072873"/>
    <w:rsid w:val="000737BA"/>
    <w:rsid w:val="00073E0E"/>
    <w:rsid w:val="00074214"/>
    <w:rsid w:val="00074494"/>
    <w:rsid w:val="00074575"/>
    <w:rsid w:val="000753AE"/>
    <w:rsid w:val="0007552C"/>
    <w:rsid w:val="00076468"/>
    <w:rsid w:val="00076C09"/>
    <w:rsid w:val="00077029"/>
    <w:rsid w:val="0007709B"/>
    <w:rsid w:val="000771BF"/>
    <w:rsid w:val="000800E3"/>
    <w:rsid w:val="00080B04"/>
    <w:rsid w:val="00080DB2"/>
    <w:rsid w:val="00081CAE"/>
    <w:rsid w:val="00082491"/>
    <w:rsid w:val="00082803"/>
    <w:rsid w:val="00082A10"/>
    <w:rsid w:val="00082BF0"/>
    <w:rsid w:val="00082EC2"/>
    <w:rsid w:val="00083521"/>
    <w:rsid w:val="00084741"/>
    <w:rsid w:val="0008510C"/>
    <w:rsid w:val="00087217"/>
    <w:rsid w:val="00091205"/>
    <w:rsid w:val="000912C7"/>
    <w:rsid w:val="000915B6"/>
    <w:rsid w:val="000916EA"/>
    <w:rsid w:val="00092104"/>
    <w:rsid w:val="00092552"/>
    <w:rsid w:val="00092B50"/>
    <w:rsid w:val="0009336F"/>
    <w:rsid w:val="0009367E"/>
    <w:rsid w:val="000946B6"/>
    <w:rsid w:val="000954DF"/>
    <w:rsid w:val="00096623"/>
    <w:rsid w:val="00096A92"/>
    <w:rsid w:val="000A0696"/>
    <w:rsid w:val="000A0C18"/>
    <w:rsid w:val="000A1458"/>
    <w:rsid w:val="000A1588"/>
    <w:rsid w:val="000A2E23"/>
    <w:rsid w:val="000A3C96"/>
    <w:rsid w:val="000A7273"/>
    <w:rsid w:val="000A7E72"/>
    <w:rsid w:val="000B079D"/>
    <w:rsid w:val="000B1016"/>
    <w:rsid w:val="000B1239"/>
    <w:rsid w:val="000B1CD1"/>
    <w:rsid w:val="000B1FCC"/>
    <w:rsid w:val="000B2500"/>
    <w:rsid w:val="000B2677"/>
    <w:rsid w:val="000B287A"/>
    <w:rsid w:val="000B39A3"/>
    <w:rsid w:val="000B3C00"/>
    <w:rsid w:val="000B3C1A"/>
    <w:rsid w:val="000B4248"/>
    <w:rsid w:val="000B4A78"/>
    <w:rsid w:val="000B6803"/>
    <w:rsid w:val="000B70CB"/>
    <w:rsid w:val="000B72DF"/>
    <w:rsid w:val="000B7483"/>
    <w:rsid w:val="000B7CF4"/>
    <w:rsid w:val="000B7E74"/>
    <w:rsid w:val="000C03B6"/>
    <w:rsid w:val="000C0555"/>
    <w:rsid w:val="000C0ABB"/>
    <w:rsid w:val="000C0D78"/>
    <w:rsid w:val="000C1085"/>
    <w:rsid w:val="000C2372"/>
    <w:rsid w:val="000C3017"/>
    <w:rsid w:val="000C33AF"/>
    <w:rsid w:val="000C53A2"/>
    <w:rsid w:val="000C6783"/>
    <w:rsid w:val="000C7993"/>
    <w:rsid w:val="000D0A39"/>
    <w:rsid w:val="000D16E2"/>
    <w:rsid w:val="000D1EAF"/>
    <w:rsid w:val="000D2FB3"/>
    <w:rsid w:val="000D3BE1"/>
    <w:rsid w:val="000D3DBD"/>
    <w:rsid w:val="000D7694"/>
    <w:rsid w:val="000D7FA7"/>
    <w:rsid w:val="000E0174"/>
    <w:rsid w:val="000E0292"/>
    <w:rsid w:val="000E0765"/>
    <w:rsid w:val="000E0E26"/>
    <w:rsid w:val="000E25E4"/>
    <w:rsid w:val="000E2605"/>
    <w:rsid w:val="000E27BC"/>
    <w:rsid w:val="000E2A35"/>
    <w:rsid w:val="000E2FC2"/>
    <w:rsid w:val="000E32B5"/>
    <w:rsid w:val="000E40E2"/>
    <w:rsid w:val="000E437E"/>
    <w:rsid w:val="000E45B4"/>
    <w:rsid w:val="000E4CF0"/>
    <w:rsid w:val="000E4EC5"/>
    <w:rsid w:val="000E64CD"/>
    <w:rsid w:val="000F07C6"/>
    <w:rsid w:val="000F093D"/>
    <w:rsid w:val="000F187C"/>
    <w:rsid w:val="000F1E34"/>
    <w:rsid w:val="000F2638"/>
    <w:rsid w:val="000F29C6"/>
    <w:rsid w:val="000F29F1"/>
    <w:rsid w:val="000F2E2E"/>
    <w:rsid w:val="000F2E8E"/>
    <w:rsid w:val="000F2EC0"/>
    <w:rsid w:val="000F3586"/>
    <w:rsid w:val="000F3CAB"/>
    <w:rsid w:val="000F4336"/>
    <w:rsid w:val="000F450A"/>
    <w:rsid w:val="000F4C3D"/>
    <w:rsid w:val="000F50F8"/>
    <w:rsid w:val="000F57C1"/>
    <w:rsid w:val="000F5871"/>
    <w:rsid w:val="000F5C68"/>
    <w:rsid w:val="000F5DC4"/>
    <w:rsid w:val="000F698C"/>
    <w:rsid w:val="000F78C7"/>
    <w:rsid w:val="00100821"/>
    <w:rsid w:val="00100927"/>
    <w:rsid w:val="0010210E"/>
    <w:rsid w:val="001028ED"/>
    <w:rsid w:val="001032A6"/>
    <w:rsid w:val="00103FA3"/>
    <w:rsid w:val="00104529"/>
    <w:rsid w:val="0010455C"/>
    <w:rsid w:val="00104F6E"/>
    <w:rsid w:val="00105969"/>
    <w:rsid w:val="001062C8"/>
    <w:rsid w:val="00106D84"/>
    <w:rsid w:val="00107BB9"/>
    <w:rsid w:val="0011005B"/>
    <w:rsid w:val="00111968"/>
    <w:rsid w:val="00111D5F"/>
    <w:rsid w:val="0011272B"/>
    <w:rsid w:val="0011284E"/>
    <w:rsid w:val="00112EDD"/>
    <w:rsid w:val="001135DD"/>
    <w:rsid w:val="00115146"/>
    <w:rsid w:val="0011557A"/>
    <w:rsid w:val="00115A4E"/>
    <w:rsid w:val="00115E85"/>
    <w:rsid w:val="00116EC9"/>
    <w:rsid w:val="00120547"/>
    <w:rsid w:val="0012065C"/>
    <w:rsid w:val="001206E0"/>
    <w:rsid w:val="00120D4C"/>
    <w:rsid w:val="00121571"/>
    <w:rsid w:val="00121A7E"/>
    <w:rsid w:val="00121D8A"/>
    <w:rsid w:val="001224F8"/>
    <w:rsid w:val="00122DC1"/>
    <w:rsid w:val="00122FAF"/>
    <w:rsid w:val="00123068"/>
    <w:rsid w:val="0012344F"/>
    <w:rsid w:val="00123BC2"/>
    <w:rsid w:val="00123DB8"/>
    <w:rsid w:val="00124EDD"/>
    <w:rsid w:val="00125078"/>
    <w:rsid w:val="001265DF"/>
    <w:rsid w:val="00126714"/>
    <w:rsid w:val="00126C7F"/>
    <w:rsid w:val="00126DEC"/>
    <w:rsid w:val="001274B8"/>
    <w:rsid w:val="001276F8"/>
    <w:rsid w:val="001277B8"/>
    <w:rsid w:val="0012799A"/>
    <w:rsid w:val="00127DC8"/>
    <w:rsid w:val="00127EF1"/>
    <w:rsid w:val="00131902"/>
    <w:rsid w:val="00131F72"/>
    <w:rsid w:val="0013210B"/>
    <w:rsid w:val="0013281E"/>
    <w:rsid w:val="001330CD"/>
    <w:rsid w:val="00133353"/>
    <w:rsid w:val="0013593E"/>
    <w:rsid w:val="0013659C"/>
    <w:rsid w:val="001367D6"/>
    <w:rsid w:val="00136B17"/>
    <w:rsid w:val="00137205"/>
    <w:rsid w:val="00137F42"/>
    <w:rsid w:val="001404DB"/>
    <w:rsid w:val="0014111D"/>
    <w:rsid w:val="00141736"/>
    <w:rsid w:val="00141A3D"/>
    <w:rsid w:val="00141A3E"/>
    <w:rsid w:val="00141B5B"/>
    <w:rsid w:val="001433A0"/>
    <w:rsid w:val="00145F33"/>
    <w:rsid w:val="001461BC"/>
    <w:rsid w:val="00146324"/>
    <w:rsid w:val="001464B0"/>
    <w:rsid w:val="00146868"/>
    <w:rsid w:val="001469A3"/>
    <w:rsid w:val="00146B50"/>
    <w:rsid w:val="00147322"/>
    <w:rsid w:val="001508CA"/>
    <w:rsid w:val="00150E05"/>
    <w:rsid w:val="001510C5"/>
    <w:rsid w:val="00151726"/>
    <w:rsid w:val="001525EE"/>
    <w:rsid w:val="001529C3"/>
    <w:rsid w:val="00152F03"/>
    <w:rsid w:val="001537A4"/>
    <w:rsid w:val="00154C3F"/>
    <w:rsid w:val="00155764"/>
    <w:rsid w:val="001557C6"/>
    <w:rsid w:val="00155B7D"/>
    <w:rsid w:val="00155DEF"/>
    <w:rsid w:val="00155FE4"/>
    <w:rsid w:val="00156112"/>
    <w:rsid w:val="00156626"/>
    <w:rsid w:val="001602A3"/>
    <w:rsid w:val="001628EC"/>
    <w:rsid w:val="0016296C"/>
    <w:rsid w:val="00162BC9"/>
    <w:rsid w:val="00162F51"/>
    <w:rsid w:val="00163A6B"/>
    <w:rsid w:val="00163C64"/>
    <w:rsid w:val="0016465C"/>
    <w:rsid w:val="00164FC3"/>
    <w:rsid w:val="0016522F"/>
    <w:rsid w:val="001653C6"/>
    <w:rsid w:val="00165985"/>
    <w:rsid w:val="00166C15"/>
    <w:rsid w:val="00167B25"/>
    <w:rsid w:val="00167C65"/>
    <w:rsid w:val="00167DC4"/>
    <w:rsid w:val="001700BC"/>
    <w:rsid w:val="00170A5C"/>
    <w:rsid w:val="00170DB0"/>
    <w:rsid w:val="00170DDC"/>
    <w:rsid w:val="001712ED"/>
    <w:rsid w:val="00171538"/>
    <w:rsid w:val="00172094"/>
    <w:rsid w:val="0017247D"/>
    <w:rsid w:val="00172690"/>
    <w:rsid w:val="00172743"/>
    <w:rsid w:val="001733A3"/>
    <w:rsid w:val="00175166"/>
    <w:rsid w:val="0017555C"/>
    <w:rsid w:val="00176196"/>
    <w:rsid w:val="001761A0"/>
    <w:rsid w:val="00177D3A"/>
    <w:rsid w:val="00180235"/>
    <w:rsid w:val="00180BD5"/>
    <w:rsid w:val="001812F6"/>
    <w:rsid w:val="0018214A"/>
    <w:rsid w:val="00182167"/>
    <w:rsid w:val="00182337"/>
    <w:rsid w:val="0018246D"/>
    <w:rsid w:val="00182508"/>
    <w:rsid w:val="00182E17"/>
    <w:rsid w:val="00183250"/>
    <w:rsid w:val="00183D75"/>
    <w:rsid w:val="00184325"/>
    <w:rsid w:val="00184C5D"/>
    <w:rsid w:val="001855D6"/>
    <w:rsid w:val="0018580C"/>
    <w:rsid w:val="00186FC3"/>
    <w:rsid w:val="00187F1D"/>
    <w:rsid w:val="001903BF"/>
    <w:rsid w:val="00190544"/>
    <w:rsid w:val="00190AC5"/>
    <w:rsid w:val="00190DCA"/>
    <w:rsid w:val="001910A1"/>
    <w:rsid w:val="00191A6D"/>
    <w:rsid w:val="00191DBC"/>
    <w:rsid w:val="00191E9F"/>
    <w:rsid w:val="00192F2E"/>
    <w:rsid w:val="00193616"/>
    <w:rsid w:val="0019394C"/>
    <w:rsid w:val="0019397D"/>
    <w:rsid w:val="00194596"/>
    <w:rsid w:val="001948D3"/>
    <w:rsid w:val="00194C3E"/>
    <w:rsid w:val="00194C9A"/>
    <w:rsid w:val="00195762"/>
    <w:rsid w:val="00195A2A"/>
    <w:rsid w:val="00195D29"/>
    <w:rsid w:val="00197389"/>
    <w:rsid w:val="00197736"/>
    <w:rsid w:val="00197ADF"/>
    <w:rsid w:val="00197AFD"/>
    <w:rsid w:val="00197E25"/>
    <w:rsid w:val="001A0166"/>
    <w:rsid w:val="001A0C9D"/>
    <w:rsid w:val="001A0D0A"/>
    <w:rsid w:val="001A1DB9"/>
    <w:rsid w:val="001A1EFD"/>
    <w:rsid w:val="001A1FA8"/>
    <w:rsid w:val="001A3312"/>
    <w:rsid w:val="001A3584"/>
    <w:rsid w:val="001A3789"/>
    <w:rsid w:val="001A3AB8"/>
    <w:rsid w:val="001A3D23"/>
    <w:rsid w:val="001A3E19"/>
    <w:rsid w:val="001A451D"/>
    <w:rsid w:val="001A49CF"/>
    <w:rsid w:val="001A4BB7"/>
    <w:rsid w:val="001A4F85"/>
    <w:rsid w:val="001A53D4"/>
    <w:rsid w:val="001A612A"/>
    <w:rsid w:val="001A67F7"/>
    <w:rsid w:val="001A7C47"/>
    <w:rsid w:val="001A7CA8"/>
    <w:rsid w:val="001A7F03"/>
    <w:rsid w:val="001B0397"/>
    <w:rsid w:val="001B0E77"/>
    <w:rsid w:val="001B0FAC"/>
    <w:rsid w:val="001B1444"/>
    <w:rsid w:val="001B173C"/>
    <w:rsid w:val="001B2811"/>
    <w:rsid w:val="001B2B0C"/>
    <w:rsid w:val="001B368D"/>
    <w:rsid w:val="001B3BE7"/>
    <w:rsid w:val="001B47D8"/>
    <w:rsid w:val="001B4CE2"/>
    <w:rsid w:val="001B5B61"/>
    <w:rsid w:val="001B60E5"/>
    <w:rsid w:val="001B70DD"/>
    <w:rsid w:val="001B7168"/>
    <w:rsid w:val="001C0823"/>
    <w:rsid w:val="001C08B4"/>
    <w:rsid w:val="001C1A59"/>
    <w:rsid w:val="001C23B9"/>
    <w:rsid w:val="001C304F"/>
    <w:rsid w:val="001C3B9A"/>
    <w:rsid w:val="001C44E1"/>
    <w:rsid w:val="001C4634"/>
    <w:rsid w:val="001C4F04"/>
    <w:rsid w:val="001C54DB"/>
    <w:rsid w:val="001C5D3F"/>
    <w:rsid w:val="001C5F9D"/>
    <w:rsid w:val="001C6588"/>
    <w:rsid w:val="001C6944"/>
    <w:rsid w:val="001C705C"/>
    <w:rsid w:val="001C70C1"/>
    <w:rsid w:val="001C71B8"/>
    <w:rsid w:val="001C77EF"/>
    <w:rsid w:val="001D0272"/>
    <w:rsid w:val="001D0584"/>
    <w:rsid w:val="001D0839"/>
    <w:rsid w:val="001D0888"/>
    <w:rsid w:val="001D21B6"/>
    <w:rsid w:val="001D25FC"/>
    <w:rsid w:val="001D2805"/>
    <w:rsid w:val="001D2BC8"/>
    <w:rsid w:val="001D4628"/>
    <w:rsid w:val="001D4EB6"/>
    <w:rsid w:val="001D5EFE"/>
    <w:rsid w:val="001D6044"/>
    <w:rsid w:val="001D62E8"/>
    <w:rsid w:val="001D63A5"/>
    <w:rsid w:val="001D6A8B"/>
    <w:rsid w:val="001E04F9"/>
    <w:rsid w:val="001E0E60"/>
    <w:rsid w:val="001E19C2"/>
    <w:rsid w:val="001E2898"/>
    <w:rsid w:val="001E2A63"/>
    <w:rsid w:val="001E2AF8"/>
    <w:rsid w:val="001E3AE5"/>
    <w:rsid w:val="001E3CE2"/>
    <w:rsid w:val="001E3FEF"/>
    <w:rsid w:val="001E41CD"/>
    <w:rsid w:val="001E4F1A"/>
    <w:rsid w:val="001E53CB"/>
    <w:rsid w:val="001E6877"/>
    <w:rsid w:val="001E6C6E"/>
    <w:rsid w:val="001E7716"/>
    <w:rsid w:val="001E7AE9"/>
    <w:rsid w:val="001F081F"/>
    <w:rsid w:val="001F0EC5"/>
    <w:rsid w:val="001F18EB"/>
    <w:rsid w:val="001F3674"/>
    <w:rsid w:val="001F3AE5"/>
    <w:rsid w:val="001F3F84"/>
    <w:rsid w:val="001F410D"/>
    <w:rsid w:val="001F4B06"/>
    <w:rsid w:val="001F5576"/>
    <w:rsid w:val="001F5605"/>
    <w:rsid w:val="001F5A68"/>
    <w:rsid w:val="0020002B"/>
    <w:rsid w:val="0020068A"/>
    <w:rsid w:val="002007C0"/>
    <w:rsid w:val="002023BE"/>
    <w:rsid w:val="0020348E"/>
    <w:rsid w:val="00203959"/>
    <w:rsid w:val="00203BD4"/>
    <w:rsid w:val="00204C0A"/>
    <w:rsid w:val="00205DFA"/>
    <w:rsid w:val="00210C10"/>
    <w:rsid w:val="002126C3"/>
    <w:rsid w:val="00212924"/>
    <w:rsid w:val="00212D5B"/>
    <w:rsid w:val="0021321B"/>
    <w:rsid w:val="002137ED"/>
    <w:rsid w:val="002146FE"/>
    <w:rsid w:val="00214B8A"/>
    <w:rsid w:val="002153E9"/>
    <w:rsid w:val="0021563E"/>
    <w:rsid w:val="0021650C"/>
    <w:rsid w:val="002165A2"/>
    <w:rsid w:val="002174A3"/>
    <w:rsid w:val="00217790"/>
    <w:rsid w:val="0022097D"/>
    <w:rsid w:val="00220E67"/>
    <w:rsid w:val="00222D2F"/>
    <w:rsid w:val="002233FE"/>
    <w:rsid w:val="00223472"/>
    <w:rsid w:val="00224733"/>
    <w:rsid w:val="002247F7"/>
    <w:rsid w:val="00224BD6"/>
    <w:rsid w:val="00225B62"/>
    <w:rsid w:val="0022705E"/>
    <w:rsid w:val="00227EF7"/>
    <w:rsid w:val="00230544"/>
    <w:rsid w:val="00231B69"/>
    <w:rsid w:val="00231D4F"/>
    <w:rsid w:val="00231E4F"/>
    <w:rsid w:val="00232202"/>
    <w:rsid w:val="00232E1C"/>
    <w:rsid w:val="00233EB8"/>
    <w:rsid w:val="00237D71"/>
    <w:rsid w:val="0024003A"/>
    <w:rsid w:val="00240608"/>
    <w:rsid w:val="0024149E"/>
    <w:rsid w:val="00241621"/>
    <w:rsid w:val="0024169F"/>
    <w:rsid w:val="002418CD"/>
    <w:rsid w:val="00241F8D"/>
    <w:rsid w:val="00242DE1"/>
    <w:rsid w:val="00242FA5"/>
    <w:rsid w:val="002435FD"/>
    <w:rsid w:val="0024400F"/>
    <w:rsid w:val="002443F6"/>
    <w:rsid w:val="00245C3F"/>
    <w:rsid w:val="00245E9E"/>
    <w:rsid w:val="00246FB3"/>
    <w:rsid w:val="00250EBB"/>
    <w:rsid w:val="0025137B"/>
    <w:rsid w:val="002520E8"/>
    <w:rsid w:val="00252354"/>
    <w:rsid w:val="002526E7"/>
    <w:rsid w:val="00253E8B"/>
    <w:rsid w:val="00254433"/>
    <w:rsid w:val="00254A82"/>
    <w:rsid w:val="00254C7F"/>
    <w:rsid w:val="00255F8C"/>
    <w:rsid w:val="00256088"/>
    <w:rsid w:val="00256CA2"/>
    <w:rsid w:val="00256FC6"/>
    <w:rsid w:val="00257167"/>
    <w:rsid w:val="002575D8"/>
    <w:rsid w:val="00257867"/>
    <w:rsid w:val="00257AC5"/>
    <w:rsid w:val="002602C1"/>
    <w:rsid w:val="002609AE"/>
    <w:rsid w:val="00261D3D"/>
    <w:rsid w:val="00262983"/>
    <w:rsid w:val="00262F6A"/>
    <w:rsid w:val="00263513"/>
    <w:rsid w:val="002637F5"/>
    <w:rsid w:val="00264A3E"/>
    <w:rsid w:val="002650F0"/>
    <w:rsid w:val="00265265"/>
    <w:rsid w:val="002658A1"/>
    <w:rsid w:val="00266C15"/>
    <w:rsid w:val="0026721E"/>
    <w:rsid w:val="00267EA0"/>
    <w:rsid w:val="0027038C"/>
    <w:rsid w:val="0027183B"/>
    <w:rsid w:val="00271EAF"/>
    <w:rsid w:val="00271EC1"/>
    <w:rsid w:val="00272B25"/>
    <w:rsid w:val="00272C9E"/>
    <w:rsid w:val="00272D17"/>
    <w:rsid w:val="00272FED"/>
    <w:rsid w:val="00273460"/>
    <w:rsid w:val="002742DA"/>
    <w:rsid w:val="00274959"/>
    <w:rsid w:val="00274E7C"/>
    <w:rsid w:val="00275102"/>
    <w:rsid w:val="002762BB"/>
    <w:rsid w:val="00276BC0"/>
    <w:rsid w:val="00277208"/>
    <w:rsid w:val="00280382"/>
    <w:rsid w:val="00280527"/>
    <w:rsid w:val="00280AD0"/>
    <w:rsid w:val="00280E23"/>
    <w:rsid w:val="00281084"/>
    <w:rsid w:val="002810AE"/>
    <w:rsid w:val="002812C7"/>
    <w:rsid w:val="00281482"/>
    <w:rsid w:val="00281D45"/>
    <w:rsid w:val="002823C8"/>
    <w:rsid w:val="00282C37"/>
    <w:rsid w:val="002837D3"/>
    <w:rsid w:val="00286403"/>
    <w:rsid w:val="0028686E"/>
    <w:rsid w:val="00286E90"/>
    <w:rsid w:val="00286FD2"/>
    <w:rsid w:val="0028721E"/>
    <w:rsid w:val="0029085C"/>
    <w:rsid w:val="00291394"/>
    <w:rsid w:val="00291680"/>
    <w:rsid w:val="002916DD"/>
    <w:rsid w:val="00291B4E"/>
    <w:rsid w:val="00291ED6"/>
    <w:rsid w:val="0029239E"/>
    <w:rsid w:val="0029262E"/>
    <w:rsid w:val="002933CF"/>
    <w:rsid w:val="00293E1A"/>
    <w:rsid w:val="00294329"/>
    <w:rsid w:val="0029462D"/>
    <w:rsid w:val="0029584F"/>
    <w:rsid w:val="00295ABC"/>
    <w:rsid w:val="00295DBB"/>
    <w:rsid w:val="00296F7D"/>
    <w:rsid w:val="00297200"/>
    <w:rsid w:val="00297987"/>
    <w:rsid w:val="00297E18"/>
    <w:rsid w:val="002A101F"/>
    <w:rsid w:val="002A124D"/>
    <w:rsid w:val="002A17FF"/>
    <w:rsid w:val="002A1A8C"/>
    <w:rsid w:val="002A2858"/>
    <w:rsid w:val="002A2923"/>
    <w:rsid w:val="002A2A77"/>
    <w:rsid w:val="002A31DB"/>
    <w:rsid w:val="002A3A17"/>
    <w:rsid w:val="002A4851"/>
    <w:rsid w:val="002B16E1"/>
    <w:rsid w:val="002B2C4C"/>
    <w:rsid w:val="002B3516"/>
    <w:rsid w:val="002B3E7A"/>
    <w:rsid w:val="002B5EE7"/>
    <w:rsid w:val="002B6209"/>
    <w:rsid w:val="002B6F72"/>
    <w:rsid w:val="002B74C6"/>
    <w:rsid w:val="002B7A3B"/>
    <w:rsid w:val="002C0763"/>
    <w:rsid w:val="002C0B81"/>
    <w:rsid w:val="002C15C5"/>
    <w:rsid w:val="002C17BB"/>
    <w:rsid w:val="002C1AF7"/>
    <w:rsid w:val="002C206D"/>
    <w:rsid w:val="002C28A5"/>
    <w:rsid w:val="002C2ACA"/>
    <w:rsid w:val="002C3215"/>
    <w:rsid w:val="002C466D"/>
    <w:rsid w:val="002C4EAD"/>
    <w:rsid w:val="002C51B9"/>
    <w:rsid w:val="002C5970"/>
    <w:rsid w:val="002C5A6E"/>
    <w:rsid w:val="002C5B5C"/>
    <w:rsid w:val="002C671F"/>
    <w:rsid w:val="002C6EE1"/>
    <w:rsid w:val="002C6F75"/>
    <w:rsid w:val="002C745A"/>
    <w:rsid w:val="002C7675"/>
    <w:rsid w:val="002D0100"/>
    <w:rsid w:val="002D1481"/>
    <w:rsid w:val="002D1CA9"/>
    <w:rsid w:val="002D2807"/>
    <w:rsid w:val="002D2E76"/>
    <w:rsid w:val="002D2F67"/>
    <w:rsid w:val="002D3129"/>
    <w:rsid w:val="002D3562"/>
    <w:rsid w:val="002D3C13"/>
    <w:rsid w:val="002D4DAD"/>
    <w:rsid w:val="002D52EF"/>
    <w:rsid w:val="002D5602"/>
    <w:rsid w:val="002D58EA"/>
    <w:rsid w:val="002D5C66"/>
    <w:rsid w:val="002D658F"/>
    <w:rsid w:val="002D6E42"/>
    <w:rsid w:val="002D77A9"/>
    <w:rsid w:val="002D77EA"/>
    <w:rsid w:val="002E0DAB"/>
    <w:rsid w:val="002E2428"/>
    <w:rsid w:val="002E2AB0"/>
    <w:rsid w:val="002E332F"/>
    <w:rsid w:val="002E34FA"/>
    <w:rsid w:val="002E36D3"/>
    <w:rsid w:val="002E41BD"/>
    <w:rsid w:val="002E4A0C"/>
    <w:rsid w:val="002E53C5"/>
    <w:rsid w:val="002E55AE"/>
    <w:rsid w:val="002E5990"/>
    <w:rsid w:val="002E5CF7"/>
    <w:rsid w:val="002E5D69"/>
    <w:rsid w:val="002F0028"/>
    <w:rsid w:val="002F00A0"/>
    <w:rsid w:val="002F1482"/>
    <w:rsid w:val="002F1EDD"/>
    <w:rsid w:val="002F32F1"/>
    <w:rsid w:val="002F3776"/>
    <w:rsid w:val="002F3B59"/>
    <w:rsid w:val="002F42B5"/>
    <w:rsid w:val="002F4675"/>
    <w:rsid w:val="002F473A"/>
    <w:rsid w:val="002F491C"/>
    <w:rsid w:val="002F5689"/>
    <w:rsid w:val="002F56BC"/>
    <w:rsid w:val="002F5757"/>
    <w:rsid w:val="002F6E86"/>
    <w:rsid w:val="002F742A"/>
    <w:rsid w:val="002F75A9"/>
    <w:rsid w:val="002F7775"/>
    <w:rsid w:val="00300EAC"/>
    <w:rsid w:val="0030294B"/>
    <w:rsid w:val="00302B7B"/>
    <w:rsid w:val="00302BEC"/>
    <w:rsid w:val="00303B31"/>
    <w:rsid w:val="00304270"/>
    <w:rsid w:val="003042FE"/>
    <w:rsid w:val="003046B5"/>
    <w:rsid w:val="0030471C"/>
    <w:rsid w:val="0030500D"/>
    <w:rsid w:val="0030604F"/>
    <w:rsid w:val="0030685F"/>
    <w:rsid w:val="00306FA5"/>
    <w:rsid w:val="00307988"/>
    <w:rsid w:val="00307B9E"/>
    <w:rsid w:val="00310082"/>
    <w:rsid w:val="003108DC"/>
    <w:rsid w:val="00310BA4"/>
    <w:rsid w:val="00311148"/>
    <w:rsid w:val="00311963"/>
    <w:rsid w:val="00312011"/>
    <w:rsid w:val="00312196"/>
    <w:rsid w:val="00312E48"/>
    <w:rsid w:val="00313AB4"/>
    <w:rsid w:val="003142A8"/>
    <w:rsid w:val="003148EE"/>
    <w:rsid w:val="0031570E"/>
    <w:rsid w:val="003158DC"/>
    <w:rsid w:val="003165E3"/>
    <w:rsid w:val="00316781"/>
    <w:rsid w:val="0031680A"/>
    <w:rsid w:val="00316BFB"/>
    <w:rsid w:val="003170CA"/>
    <w:rsid w:val="003171EE"/>
    <w:rsid w:val="0031720B"/>
    <w:rsid w:val="003175B4"/>
    <w:rsid w:val="00320922"/>
    <w:rsid w:val="00320F69"/>
    <w:rsid w:val="003210F8"/>
    <w:rsid w:val="00321508"/>
    <w:rsid w:val="003222CF"/>
    <w:rsid w:val="00323C1B"/>
    <w:rsid w:val="00323D04"/>
    <w:rsid w:val="00324366"/>
    <w:rsid w:val="00324FD3"/>
    <w:rsid w:val="0032740E"/>
    <w:rsid w:val="003279F9"/>
    <w:rsid w:val="00330260"/>
    <w:rsid w:val="00331C69"/>
    <w:rsid w:val="003321A8"/>
    <w:rsid w:val="003329AC"/>
    <w:rsid w:val="00332C86"/>
    <w:rsid w:val="00333D18"/>
    <w:rsid w:val="00333E06"/>
    <w:rsid w:val="0033488F"/>
    <w:rsid w:val="00334997"/>
    <w:rsid w:val="00335ABD"/>
    <w:rsid w:val="00335CB2"/>
    <w:rsid w:val="00335EE4"/>
    <w:rsid w:val="00336529"/>
    <w:rsid w:val="00336804"/>
    <w:rsid w:val="00336EE2"/>
    <w:rsid w:val="003373EF"/>
    <w:rsid w:val="0033749C"/>
    <w:rsid w:val="003400ED"/>
    <w:rsid w:val="00340CC8"/>
    <w:rsid w:val="00342284"/>
    <w:rsid w:val="00343702"/>
    <w:rsid w:val="0034405D"/>
    <w:rsid w:val="00344B33"/>
    <w:rsid w:val="00345C8E"/>
    <w:rsid w:val="00345E63"/>
    <w:rsid w:val="00345F1B"/>
    <w:rsid w:val="003467AA"/>
    <w:rsid w:val="00350D50"/>
    <w:rsid w:val="00351423"/>
    <w:rsid w:val="00351E02"/>
    <w:rsid w:val="003523BB"/>
    <w:rsid w:val="00352DFD"/>
    <w:rsid w:val="0035327D"/>
    <w:rsid w:val="0035362D"/>
    <w:rsid w:val="00353690"/>
    <w:rsid w:val="0035480A"/>
    <w:rsid w:val="00356A53"/>
    <w:rsid w:val="00360587"/>
    <w:rsid w:val="00360895"/>
    <w:rsid w:val="00360E1F"/>
    <w:rsid w:val="00361314"/>
    <w:rsid w:val="0036225F"/>
    <w:rsid w:val="00362797"/>
    <w:rsid w:val="00362C84"/>
    <w:rsid w:val="00363A6B"/>
    <w:rsid w:val="00363EF7"/>
    <w:rsid w:val="00364662"/>
    <w:rsid w:val="00364AC8"/>
    <w:rsid w:val="00365DC7"/>
    <w:rsid w:val="00366B43"/>
    <w:rsid w:val="00367335"/>
    <w:rsid w:val="00370765"/>
    <w:rsid w:val="00370FAE"/>
    <w:rsid w:val="003717F2"/>
    <w:rsid w:val="00371851"/>
    <w:rsid w:val="00371E52"/>
    <w:rsid w:val="0037316F"/>
    <w:rsid w:val="0037337A"/>
    <w:rsid w:val="003739CA"/>
    <w:rsid w:val="003743A3"/>
    <w:rsid w:val="003750E1"/>
    <w:rsid w:val="003773F6"/>
    <w:rsid w:val="00381616"/>
    <w:rsid w:val="0038224C"/>
    <w:rsid w:val="0038248E"/>
    <w:rsid w:val="00382723"/>
    <w:rsid w:val="00382798"/>
    <w:rsid w:val="0038312D"/>
    <w:rsid w:val="003840C3"/>
    <w:rsid w:val="003841FA"/>
    <w:rsid w:val="00384B2A"/>
    <w:rsid w:val="003852A9"/>
    <w:rsid w:val="00385458"/>
    <w:rsid w:val="0038591F"/>
    <w:rsid w:val="003864AC"/>
    <w:rsid w:val="003866BA"/>
    <w:rsid w:val="00387D5B"/>
    <w:rsid w:val="0039009A"/>
    <w:rsid w:val="00391549"/>
    <w:rsid w:val="00391782"/>
    <w:rsid w:val="00391A1B"/>
    <w:rsid w:val="00391D95"/>
    <w:rsid w:val="00392113"/>
    <w:rsid w:val="00392B15"/>
    <w:rsid w:val="00393636"/>
    <w:rsid w:val="003941AF"/>
    <w:rsid w:val="0039462E"/>
    <w:rsid w:val="00394674"/>
    <w:rsid w:val="003953E8"/>
    <w:rsid w:val="003954C6"/>
    <w:rsid w:val="00395A0C"/>
    <w:rsid w:val="0039632A"/>
    <w:rsid w:val="00397753"/>
    <w:rsid w:val="003A08BA"/>
    <w:rsid w:val="003A0DCF"/>
    <w:rsid w:val="003A0E28"/>
    <w:rsid w:val="003A35D5"/>
    <w:rsid w:val="003A37E6"/>
    <w:rsid w:val="003A3CC0"/>
    <w:rsid w:val="003A4ED7"/>
    <w:rsid w:val="003A57AF"/>
    <w:rsid w:val="003A5A64"/>
    <w:rsid w:val="003A5F18"/>
    <w:rsid w:val="003A6A3A"/>
    <w:rsid w:val="003A742A"/>
    <w:rsid w:val="003A74E8"/>
    <w:rsid w:val="003A7D60"/>
    <w:rsid w:val="003B0E3A"/>
    <w:rsid w:val="003B1A57"/>
    <w:rsid w:val="003B1D74"/>
    <w:rsid w:val="003B23EB"/>
    <w:rsid w:val="003B2ABE"/>
    <w:rsid w:val="003B3128"/>
    <w:rsid w:val="003B4CB5"/>
    <w:rsid w:val="003B4FEA"/>
    <w:rsid w:val="003B56D2"/>
    <w:rsid w:val="003B58F8"/>
    <w:rsid w:val="003B6266"/>
    <w:rsid w:val="003B69F9"/>
    <w:rsid w:val="003B6B9B"/>
    <w:rsid w:val="003B6BAD"/>
    <w:rsid w:val="003C0EA2"/>
    <w:rsid w:val="003C1BB8"/>
    <w:rsid w:val="003C1F13"/>
    <w:rsid w:val="003C32C3"/>
    <w:rsid w:val="003C3D51"/>
    <w:rsid w:val="003C3FC3"/>
    <w:rsid w:val="003C59C2"/>
    <w:rsid w:val="003C5D3B"/>
    <w:rsid w:val="003C6311"/>
    <w:rsid w:val="003C67FA"/>
    <w:rsid w:val="003C68FD"/>
    <w:rsid w:val="003C6A8D"/>
    <w:rsid w:val="003C72AA"/>
    <w:rsid w:val="003D0250"/>
    <w:rsid w:val="003D032A"/>
    <w:rsid w:val="003D06A0"/>
    <w:rsid w:val="003D0A18"/>
    <w:rsid w:val="003D0ABF"/>
    <w:rsid w:val="003D0B6E"/>
    <w:rsid w:val="003D100F"/>
    <w:rsid w:val="003D1288"/>
    <w:rsid w:val="003D15B9"/>
    <w:rsid w:val="003D162C"/>
    <w:rsid w:val="003D21FD"/>
    <w:rsid w:val="003D232A"/>
    <w:rsid w:val="003D23D5"/>
    <w:rsid w:val="003D352B"/>
    <w:rsid w:val="003D3929"/>
    <w:rsid w:val="003D3D2C"/>
    <w:rsid w:val="003D4189"/>
    <w:rsid w:val="003D44D4"/>
    <w:rsid w:val="003D554F"/>
    <w:rsid w:val="003D6D20"/>
    <w:rsid w:val="003E0158"/>
    <w:rsid w:val="003E0DB2"/>
    <w:rsid w:val="003E1EF7"/>
    <w:rsid w:val="003E3601"/>
    <w:rsid w:val="003E568C"/>
    <w:rsid w:val="003E5E6B"/>
    <w:rsid w:val="003E5EA4"/>
    <w:rsid w:val="003E6517"/>
    <w:rsid w:val="003E6A26"/>
    <w:rsid w:val="003E7E67"/>
    <w:rsid w:val="003F04B1"/>
    <w:rsid w:val="003F0DA6"/>
    <w:rsid w:val="003F175A"/>
    <w:rsid w:val="003F1A13"/>
    <w:rsid w:val="003F1D98"/>
    <w:rsid w:val="003F26CD"/>
    <w:rsid w:val="003F276E"/>
    <w:rsid w:val="003F2C51"/>
    <w:rsid w:val="003F2D20"/>
    <w:rsid w:val="003F2EB3"/>
    <w:rsid w:val="003F3789"/>
    <w:rsid w:val="003F37F2"/>
    <w:rsid w:val="003F3C89"/>
    <w:rsid w:val="003F3E67"/>
    <w:rsid w:val="003F43DA"/>
    <w:rsid w:val="003F4C53"/>
    <w:rsid w:val="003F4E27"/>
    <w:rsid w:val="003F522C"/>
    <w:rsid w:val="003F5582"/>
    <w:rsid w:val="003F5759"/>
    <w:rsid w:val="003F5918"/>
    <w:rsid w:val="003F5F4B"/>
    <w:rsid w:val="003F63B6"/>
    <w:rsid w:val="003F67AD"/>
    <w:rsid w:val="003F76A7"/>
    <w:rsid w:val="003F7FF3"/>
    <w:rsid w:val="00400003"/>
    <w:rsid w:val="0040003E"/>
    <w:rsid w:val="0040080B"/>
    <w:rsid w:val="00402420"/>
    <w:rsid w:val="00402568"/>
    <w:rsid w:val="00403923"/>
    <w:rsid w:val="00403DEE"/>
    <w:rsid w:val="00403EE8"/>
    <w:rsid w:val="00404814"/>
    <w:rsid w:val="00404AEC"/>
    <w:rsid w:val="004054BA"/>
    <w:rsid w:val="0040572C"/>
    <w:rsid w:val="004062A0"/>
    <w:rsid w:val="00406772"/>
    <w:rsid w:val="00406BCC"/>
    <w:rsid w:val="00406F80"/>
    <w:rsid w:val="0041125E"/>
    <w:rsid w:val="0041307B"/>
    <w:rsid w:val="00413D23"/>
    <w:rsid w:val="00415508"/>
    <w:rsid w:val="0041569F"/>
    <w:rsid w:val="00416091"/>
    <w:rsid w:val="0041625E"/>
    <w:rsid w:val="0041674D"/>
    <w:rsid w:val="00416DF0"/>
    <w:rsid w:val="00417595"/>
    <w:rsid w:val="00420F31"/>
    <w:rsid w:val="00422BBE"/>
    <w:rsid w:val="0042318A"/>
    <w:rsid w:val="004235D7"/>
    <w:rsid w:val="00423A30"/>
    <w:rsid w:val="00423A72"/>
    <w:rsid w:val="0042486C"/>
    <w:rsid w:val="00424BA1"/>
    <w:rsid w:val="004253A8"/>
    <w:rsid w:val="00425522"/>
    <w:rsid w:val="00426293"/>
    <w:rsid w:val="00427F4C"/>
    <w:rsid w:val="0043057E"/>
    <w:rsid w:val="004321CD"/>
    <w:rsid w:val="0043373A"/>
    <w:rsid w:val="00434202"/>
    <w:rsid w:val="004347BA"/>
    <w:rsid w:val="00434CDC"/>
    <w:rsid w:val="004354B4"/>
    <w:rsid w:val="004365B1"/>
    <w:rsid w:val="00436AF1"/>
    <w:rsid w:val="00436DEF"/>
    <w:rsid w:val="00440640"/>
    <w:rsid w:val="00440879"/>
    <w:rsid w:val="0044178A"/>
    <w:rsid w:val="00441897"/>
    <w:rsid w:val="0044189B"/>
    <w:rsid w:val="00442CBA"/>
    <w:rsid w:val="0044343E"/>
    <w:rsid w:val="0044354E"/>
    <w:rsid w:val="00443679"/>
    <w:rsid w:val="004450A5"/>
    <w:rsid w:val="00445745"/>
    <w:rsid w:val="0044654D"/>
    <w:rsid w:val="004466AA"/>
    <w:rsid w:val="004467F9"/>
    <w:rsid w:val="00446A72"/>
    <w:rsid w:val="00446D6A"/>
    <w:rsid w:val="00447296"/>
    <w:rsid w:val="0045020C"/>
    <w:rsid w:val="00450689"/>
    <w:rsid w:val="0045137A"/>
    <w:rsid w:val="00451492"/>
    <w:rsid w:val="004516A8"/>
    <w:rsid w:val="00452C58"/>
    <w:rsid w:val="00452D45"/>
    <w:rsid w:val="00452E7C"/>
    <w:rsid w:val="00453758"/>
    <w:rsid w:val="00453855"/>
    <w:rsid w:val="004550E1"/>
    <w:rsid w:val="004552F2"/>
    <w:rsid w:val="00455416"/>
    <w:rsid w:val="00456850"/>
    <w:rsid w:val="00456AD1"/>
    <w:rsid w:val="004608E2"/>
    <w:rsid w:val="00460BB9"/>
    <w:rsid w:val="00461C5C"/>
    <w:rsid w:val="00461E5D"/>
    <w:rsid w:val="00462601"/>
    <w:rsid w:val="00462B88"/>
    <w:rsid w:val="00462F27"/>
    <w:rsid w:val="004636AD"/>
    <w:rsid w:val="00463DDF"/>
    <w:rsid w:val="00463E7E"/>
    <w:rsid w:val="00464206"/>
    <w:rsid w:val="00464303"/>
    <w:rsid w:val="00464B1F"/>
    <w:rsid w:val="0046563A"/>
    <w:rsid w:val="00466A7B"/>
    <w:rsid w:val="004670E9"/>
    <w:rsid w:val="00467331"/>
    <w:rsid w:val="004675F8"/>
    <w:rsid w:val="00467FAD"/>
    <w:rsid w:val="00470BEB"/>
    <w:rsid w:val="00470FE3"/>
    <w:rsid w:val="004721F1"/>
    <w:rsid w:val="0047221A"/>
    <w:rsid w:val="00472615"/>
    <w:rsid w:val="00472DDB"/>
    <w:rsid w:val="004730CA"/>
    <w:rsid w:val="0047457F"/>
    <w:rsid w:val="00474D3B"/>
    <w:rsid w:val="00474D85"/>
    <w:rsid w:val="004756FD"/>
    <w:rsid w:val="00475E5D"/>
    <w:rsid w:val="00476AA0"/>
    <w:rsid w:val="004777A7"/>
    <w:rsid w:val="004777B8"/>
    <w:rsid w:val="00477CA6"/>
    <w:rsid w:val="00477D3D"/>
    <w:rsid w:val="00480641"/>
    <w:rsid w:val="00480F12"/>
    <w:rsid w:val="004815BE"/>
    <w:rsid w:val="00481DCB"/>
    <w:rsid w:val="00482392"/>
    <w:rsid w:val="00482719"/>
    <w:rsid w:val="00482E56"/>
    <w:rsid w:val="00483B49"/>
    <w:rsid w:val="00485183"/>
    <w:rsid w:val="0048572F"/>
    <w:rsid w:val="004860AA"/>
    <w:rsid w:val="00487784"/>
    <w:rsid w:val="00487B4A"/>
    <w:rsid w:val="00490438"/>
    <w:rsid w:val="004915D7"/>
    <w:rsid w:val="00491931"/>
    <w:rsid w:val="00492711"/>
    <w:rsid w:val="0049376E"/>
    <w:rsid w:val="00493ED8"/>
    <w:rsid w:val="004948AC"/>
    <w:rsid w:val="00494A82"/>
    <w:rsid w:val="00495B23"/>
    <w:rsid w:val="00495C2A"/>
    <w:rsid w:val="00496291"/>
    <w:rsid w:val="00497759"/>
    <w:rsid w:val="004A0357"/>
    <w:rsid w:val="004A0B83"/>
    <w:rsid w:val="004A172F"/>
    <w:rsid w:val="004A17C6"/>
    <w:rsid w:val="004A1801"/>
    <w:rsid w:val="004A1D67"/>
    <w:rsid w:val="004A35FA"/>
    <w:rsid w:val="004A3CEE"/>
    <w:rsid w:val="004A488F"/>
    <w:rsid w:val="004A4E7A"/>
    <w:rsid w:val="004A4F23"/>
    <w:rsid w:val="004A50F3"/>
    <w:rsid w:val="004A5D38"/>
    <w:rsid w:val="004A6EE8"/>
    <w:rsid w:val="004B01A9"/>
    <w:rsid w:val="004B0211"/>
    <w:rsid w:val="004B130E"/>
    <w:rsid w:val="004B16E9"/>
    <w:rsid w:val="004B18EE"/>
    <w:rsid w:val="004B1908"/>
    <w:rsid w:val="004B1F7E"/>
    <w:rsid w:val="004B2765"/>
    <w:rsid w:val="004B2972"/>
    <w:rsid w:val="004B327F"/>
    <w:rsid w:val="004B356C"/>
    <w:rsid w:val="004B3A4A"/>
    <w:rsid w:val="004B4C5A"/>
    <w:rsid w:val="004B4D9A"/>
    <w:rsid w:val="004B5147"/>
    <w:rsid w:val="004B5734"/>
    <w:rsid w:val="004B5878"/>
    <w:rsid w:val="004C02FD"/>
    <w:rsid w:val="004C0693"/>
    <w:rsid w:val="004C1404"/>
    <w:rsid w:val="004C19FF"/>
    <w:rsid w:val="004C1AD8"/>
    <w:rsid w:val="004C25F1"/>
    <w:rsid w:val="004C354A"/>
    <w:rsid w:val="004C3FF6"/>
    <w:rsid w:val="004C482B"/>
    <w:rsid w:val="004C4962"/>
    <w:rsid w:val="004C4F2D"/>
    <w:rsid w:val="004C5672"/>
    <w:rsid w:val="004C65C0"/>
    <w:rsid w:val="004C6A9B"/>
    <w:rsid w:val="004C7137"/>
    <w:rsid w:val="004C733B"/>
    <w:rsid w:val="004C7B26"/>
    <w:rsid w:val="004D09B5"/>
    <w:rsid w:val="004D11B2"/>
    <w:rsid w:val="004D23FC"/>
    <w:rsid w:val="004D25CB"/>
    <w:rsid w:val="004D2C95"/>
    <w:rsid w:val="004D342F"/>
    <w:rsid w:val="004D35A5"/>
    <w:rsid w:val="004D403E"/>
    <w:rsid w:val="004D437F"/>
    <w:rsid w:val="004D50CB"/>
    <w:rsid w:val="004D5394"/>
    <w:rsid w:val="004D7864"/>
    <w:rsid w:val="004E08E9"/>
    <w:rsid w:val="004E0B09"/>
    <w:rsid w:val="004E1614"/>
    <w:rsid w:val="004E205C"/>
    <w:rsid w:val="004E242D"/>
    <w:rsid w:val="004E5515"/>
    <w:rsid w:val="004E5A33"/>
    <w:rsid w:val="004E70CE"/>
    <w:rsid w:val="004F0511"/>
    <w:rsid w:val="004F0C25"/>
    <w:rsid w:val="004F0EB5"/>
    <w:rsid w:val="004F0F27"/>
    <w:rsid w:val="004F1763"/>
    <w:rsid w:val="004F1AC9"/>
    <w:rsid w:val="004F1D1D"/>
    <w:rsid w:val="004F1E1C"/>
    <w:rsid w:val="004F24F8"/>
    <w:rsid w:val="004F38D4"/>
    <w:rsid w:val="004F45EE"/>
    <w:rsid w:val="004F4787"/>
    <w:rsid w:val="004F4956"/>
    <w:rsid w:val="004F651C"/>
    <w:rsid w:val="004F6BDD"/>
    <w:rsid w:val="004F7A64"/>
    <w:rsid w:val="004F7C14"/>
    <w:rsid w:val="005000B8"/>
    <w:rsid w:val="0050025D"/>
    <w:rsid w:val="0050123C"/>
    <w:rsid w:val="0050216E"/>
    <w:rsid w:val="0050291E"/>
    <w:rsid w:val="00503001"/>
    <w:rsid w:val="005036C2"/>
    <w:rsid w:val="00506041"/>
    <w:rsid w:val="00506496"/>
    <w:rsid w:val="00506AAA"/>
    <w:rsid w:val="005105B4"/>
    <w:rsid w:val="00510B3E"/>
    <w:rsid w:val="005112A6"/>
    <w:rsid w:val="00511B93"/>
    <w:rsid w:val="00511DA7"/>
    <w:rsid w:val="005124BF"/>
    <w:rsid w:val="00512A78"/>
    <w:rsid w:val="00512D5F"/>
    <w:rsid w:val="00513D04"/>
    <w:rsid w:val="00514186"/>
    <w:rsid w:val="00514F4C"/>
    <w:rsid w:val="00515606"/>
    <w:rsid w:val="00515FB6"/>
    <w:rsid w:val="005170F2"/>
    <w:rsid w:val="00517686"/>
    <w:rsid w:val="00517F17"/>
    <w:rsid w:val="00520A9F"/>
    <w:rsid w:val="00520FE3"/>
    <w:rsid w:val="0052151C"/>
    <w:rsid w:val="0052281B"/>
    <w:rsid w:val="00522EAF"/>
    <w:rsid w:val="005234E7"/>
    <w:rsid w:val="005236BF"/>
    <w:rsid w:val="00523BCF"/>
    <w:rsid w:val="00524241"/>
    <w:rsid w:val="0052474B"/>
    <w:rsid w:val="005247A6"/>
    <w:rsid w:val="00524D06"/>
    <w:rsid w:val="0052500E"/>
    <w:rsid w:val="005255D0"/>
    <w:rsid w:val="00525B8F"/>
    <w:rsid w:val="00525CD1"/>
    <w:rsid w:val="00525D56"/>
    <w:rsid w:val="005260E2"/>
    <w:rsid w:val="00526815"/>
    <w:rsid w:val="00526859"/>
    <w:rsid w:val="00526A3A"/>
    <w:rsid w:val="00527048"/>
    <w:rsid w:val="0052723F"/>
    <w:rsid w:val="00527338"/>
    <w:rsid w:val="005274CD"/>
    <w:rsid w:val="00527CDD"/>
    <w:rsid w:val="00530CF9"/>
    <w:rsid w:val="00531A10"/>
    <w:rsid w:val="00531AF8"/>
    <w:rsid w:val="00531BB6"/>
    <w:rsid w:val="00533CFE"/>
    <w:rsid w:val="00534412"/>
    <w:rsid w:val="005346D5"/>
    <w:rsid w:val="00534719"/>
    <w:rsid w:val="005347EA"/>
    <w:rsid w:val="0053499D"/>
    <w:rsid w:val="00534B7E"/>
    <w:rsid w:val="00536984"/>
    <w:rsid w:val="00536CBA"/>
    <w:rsid w:val="0053706B"/>
    <w:rsid w:val="005377C6"/>
    <w:rsid w:val="00537ECE"/>
    <w:rsid w:val="0054019D"/>
    <w:rsid w:val="00540D5B"/>
    <w:rsid w:val="005431E3"/>
    <w:rsid w:val="0054337A"/>
    <w:rsid w:val="005440EE"/>
    <w:rsid w:val="0054497D"/>
    <w:rsid w:val="0054562E"/>
    <w:rsid w:val="005463A7"/>
    <w:rsid w:val="0054772F"/>
    <w:rsid w:val="00550E9D"/>
    <w:rsid w:val="00551266"/>
    <w:rsid w:val="005517A8"/>
    <w:rsid w:val="00553399"/>
    <w:rsid w:val="00553552"/>
    <w:rsid w:val="00553ED8"/>
    <w:rsid w:val="005543A5"/>
    <w:rsid w:val="00555E8A"/>
    <w:rsid w:val="005560CE"/>
    <w:rsid w:val="0055666A"/>
    <w:rsid w:val="00557D5B"/>
    <w:rsid w:val="00557E9C"/>
    <w:rsid w:val="00557F0A"/>
    <w:rsid w:val="00560886"/>
    <w:rsid w:val="00561E03"/>
    <w:rsid w:val="00561E3A"/>
    <w:rsid w:val="00561EA8"/>
    <w:rsid w:val="005630B0"/>
    <w:rsid w:val="0056383F"/>
    <w:rsid w:val="00563912"/>
    <w:rsid w:val="005639B5"/>
    <w:rsid w:val="005642CC"/>
    <w:rsid w:val="00564F81"/>
    <w:rsid w:val="00565F95"/>
    <w:rsid w:val="00567EBB"/>
    <w:rsid w:val="00570466"/>
    <w:rsid w:val="00570523"/>
    <w:rsid w:val="00571651"/>
    <w:rsid w:val="00572026"/>
    <w:rsid w:val="00572AAE"/>
    <w:rsid w:val="005762B5"/>
    <w:rsid w:val="00576456"/>
    <w:rsid w:val="00576B63"/>
    <w:rsid w:val="00577220"/>
    <w:rsid w:val="00580E21"/>
    <w:rsid w:val="00580F79"/>
    <w:rsid w:val="00581F5D"/>
    <w:rsid w:val="005826E1"/>
    <w:rsid w:val="005827BA"/>
    <w:rsid w:val="00583486"/>
    <w:rsid w:val="005834FB"/>
    <w:rsid w:val="005835C9"/>
    <w:rsid w:val="005839F1"/>
    <w:rsid w:val="00583B65"/>
    <w:rsid w:val="00584620"/>
    <w:rsid w:val="00585AF1"/>
    <w:rsid w:val="00587F36"/>
    <w:rsid w:val="0059027F"/>
    <w:rsid w:val="005907C0"/>
    <w:rsid w:val="00592373"/>
    <w:rsid w:val="005925B6"/>
    <w:rsid w:val="00592FF4"/>
    <w:rsid w:val="00593770"/>
    <w:rsid w:val="00593C32"/>
    <w:rsid w:val="00594531"/>
    <w:rsid w:val="0059518D"/>
    <w:rsid w:val="005956CC"/>
    <w:rsid w:val="0059577D"/>
    <w:rsid w:val="00595DBC"/>
    <w:rsid w:val="00596282"/>
    <w:rsid w:val="00596496"/>
    <w:rsid w:val="005966B9"/>
    <w:rsid w:val="00597927"/>
    <w:rsid w:val="005A0C83"/>
    <w:rsid w:val="005A180C"/>
    <w:rsid w:val="005A184D"/>
    <w:rsid w:val="005A19DA"/>
    <w:rsid w:val="005A1CAF"/>
    <w:rsid w:val="005A332F"/>
    <w:rsid w:val="005A38CB"/>
    <w:rsid w:val="005A3C49"/>
    <w:rsid w:val="005A4240"/>
    <w:rsid w:val="005A4739"/>
    <w:rsid w:val="005A4C43"/>
    <w:rsid w:val="005A656B"/>
    <w:rsid w:val="005A6A4A"/>
    <w:rsid w:val="005A6FE0"/>
    <w:rsid w:val="005A70ED"/>
    <w:rsid w:val="005A78F9"/>
    <w:rsid w:val="005B0AB3"/>
    <w:rsid w:val="005B0FBD"/>
    <w:rsid w:val="005B14CB"/>
    <w:rsid w:val="005B225E"/>
    <w:rsid w:val="005B2849"/>
    <w:rsid w:val="005B2FC2"/>
    <w:rsid w:val="005B31CD"/>
    <w:rsid w:val="005B3FBD"/>
    <w:rsid w:val="005B4B95"/>
    <w:rsid w:val="005B5722"/>
    <w:rsid w:val="005B5DA7"/>
    <w:rsid w:val="005B5F60"/>
    <w:rsid w:val="005C00E9"/>
    <w:rsid w:val="005C0EB8"/>
    <w:rsid w:val="005C1820"/>
    <w:rsid w:val="005C28BC"/>
    <w:rsid w:val="005C28F2"/>
    <w:rsid w:val="005C355E"/>
    <w:rsid w:val="005C3FF5"/>
    <w:rsid w:val="005C48F4"/>
    <w:rsid w:val="005C4A36"/>
    <w:rsid w:val="005C4BD0"/>
    <w:rsid w:val="005C4E36"/>
    <w:rsid w:val="005C502A"/>
    <w:rsid w:val="005C5333"/>
    <w:rsid w:val="005C5975"/>
    <w:rsid w:val="005C604A"/>
    <w:rsid w:val="005C60F5"/>
    <w:rsid w:val="005C65D5"/>
    <w:rsid w:val="005C728E"/>
    <w:rsid w:val="005C7532"/>
    <w:rsid w:val="005C79A0"/>
    <w:rsid w:val="005D08E3"/>
    <w:rsid w:val="005D08F3"/>
    <w:rsid w:val="005D1002"/>
    <w:rsid w:val="005D1211"/>
    <w:rsid w:val="005D1D92"/>
    <w:rsid w:val="005D33D6"/>
    <w:rsid w:val="005D3DAB"/>
    <w:rsid w:val="005D47D6"/>
    <w:rsid w:val="005D531C"/>
    <w:rsid w:val="005D582F"/>
    <w:rsid w:val="005D5B3B"/>
    <w:rsid w:val="005D67FE"/>
    <w:rsid w:val="005D77C4"/>
    <w:rsid w:val="005D7A8B"/>
    <w:rsid w:val="005E0354"/>
    <w:rsid w:val="005E0A64"/>
    <w:rsid w:val="005E1458"/>
    <w:rsid w:val="005E17E0"/>
    <w:rsid w:val="005E1900"/>
    <w:rsid w:val="005E1D70"/>
    <w:rsid w:val="005E1F15"/>
    <w:rsid w:val="005E2205"/>
    <w:rsid w:val="005E2237"/>
    <w:rsid w:val="005E2272"/>
    <w:rsid w:val="005E23B6"/>
    <w:rsid w:val="005E2613"/>
    <w:rsid w:val="005E2B14"/>
    <w:rsid w:val="005E338A"/>
    <w:rsid w:val="005E3BCD"/>
    <w:rsid w:val="005E48C9"/>
    <w:rsid w:val="005E4BB4"/>
    <w:rsid w:val="005E4E20"/>
    <w:rsid w:val="005E4FCF"/>
    <w:rsid w:val="005E590C"/>
    <w:rsid w:val="005E5F60"/>
    <w:rsid w:val="005E67B9"/>
    <w:rsid w:val="005E6F4B"/>
    <w:rsid w:val="005E74E8"/>
    <w:rsid w:val="005E7FD2"/>
    <w:rsid w:val="005F0043"/>
    <w:rsid w:val="005F1844"/>
    <w:rsid w:val="005F1C22"/>
    <w:rsid w:val="005F4567"/>
    <w:rsid w:val="005F4EA7"/>
    <w:rsid w:val="005F537C"/>
    <w:rsid w:val="005F55C6"/>
    <w:rsid w:val="005F5779"/>
    <w:rsid w:val="005F615B"/>
    <w:rsid w:val="005F6319"/>
    <w:rsid w:val="005F6B09"/>
    <w:rsid w:val="005F754E"/>
    <w:rsid w:val="005F7AAB"/>
    <w:rsid w:val="00601A93"/>
    <w:rsid w:val="00601C05"/>
    <w:rsid w:val="00602043"/>
    <w:rsid w:val="00602FE2"/>
    <w:rsid w:val="00603617"/>
    <w:rsid w:val="0060395D"/>
    <w:rsid w:val="006039CD"/>
    <w:rsid w:val="00604566"/>
    <w:rsid w:val="00605722"/>
    <w:rsid w:val="00605D1D"/>
    <w:rsid w:val="00606D95"/>
    <w:rsid w:val="00607D9B"/>
    <w:rsid w:val="00607F7A"/>
    <w:rsid w:val="0061013A"/>
    <w:rsid w:val="00610A93"/>
    <w:rsid w:val="00611775"/>
    <w:rsid w:val="00611EB6"/>
    <w:rsid w:val="00612004"/>
    <w:rsid w:val="006120FC"/>
    <w:rsid w:val="00612109"/>
    <w:rsid w:val="0061288D"/>
    <w:rsid w:val="0061299B"/>
    <w:rsid w:val="00612C11"/>
    <w:rsid w:val="006133E0"/>
    <w:rsid w:val="006138AD"/>
    <w:rsid w:val="00613AFE"/>
    <w:rsid w:val="00614DEC"/>
    <w:rsid w:val="006152D5"/>
    <w:rsid w:val="0061550A"/>
    <w:rsid w:val="00615F61"/>
    <w:rsid w:val="006162A7"/>
    <w:rsid w:val="00616F69"/>
    <w:rsid w:val="0061706F"/>
    <w:rsid w:val="006170C5"/>
    <w:rsid w:val="0061764C"/>
    <w:rsid w:val="00617EDC"/>
    <w:rsid w:val="00620230"/>
    <w:rsid w:val="00620FE2"/>
    <w:rsid w:val="0062125C"/>
    <w:rsid w:val="00621B1A"/>
    <w:rsid w:val="00622571"/>
    <w:rsid w:val="006228C7"/>
    <w:rsid w:val="00622992"/>
    <w:rsid w:val="0062411A"/>
    <w:rsid w:val="00624524"/>
    <w:rsid w:val="00624A84"/>
    <w:rsid w:val="006253FE"/>
    <w:rsid w:val="00625868"/>
    <w:rsid w:val="00625BEC"/>
    <w:rsid w:val="00625E22"/>
    <w:rsid w:val="0062621F"/>
    <w:rsid w:val="00626AC4"/>
    <w:rsid w:val="00626CF7"/>
    <w:rsid w:val="0062738D"/>
    <w:rsid w:val="00627F51"/>
    <w:rsid w:val="00631D5D"/>
    <w:rsid w:val="00631E83"/>
    <w:rsid w:val="00631FA7"/>
    <w:rsid w:val="006320A7"/>
    <w:rsid w:val="00632CF2"/>
    <w:rsid w:val="0063313B"/>
    <w:rsid w:val="00633445"/>
    <w:rsid w:val="006348A9"/>
    <w:rsid w:val="00634BD3"/>
    <w:rsid w:val="00635B5B"/>
    <w:rsid w:val="006360C6"/>
    <w:rsid w:val="00636C06"/>
    <w:rsid w:val="00636C61"/>
    <w:rsid w:val="00637577"/>
    <w:rsid w:val="00640626"/>
    <w:rsid w:val="006415E3"/>
    <w:rsid w:val="006417DF"/>
    <w:rsid w:val="006426A0"/>
    <w:rsid w:val="00645A2C"/>
    <w:rsid w:val="00646E3D"/>
    <w:rsid w:val="0065006A"/>
    <w:rsid w:val="0065061B"/>
    <w:rsid w:val="00652363"/>
    <w:rsid w:val="00653206"/>
    <w:rsid w:val="006536DE"/>
    <w:rsid w:val="00654425"/>
    <w:rsid w:val="006547FF"/>
    <w:rsid w:val="00654D85"/>
    <w:rsid w:val="00655215"/>
    <w:rsid w:val="006559BC"/>
    <w:rsid w:val="00655E3A"/>
    <w:rsid w:val="00655F88"/>
    <w:rsid w:val="0065774B"/>
    <w:rsid w:val="00657BB1"/>
    <w:rsid w:val="006603B0"/>
    <w:rsid w:val="00660686"/>
    <w:rsid w:val="00660E69"/>
    <w:rsid w:val="006617E7"/>
    <w:rsid w:val="006625E5"/>
    <w:rsid w:val="00662F89"/>
    <w:rsid w:val="006636E2"/>
    <w:rsid w:val="00663814"/>
    <w:rsid w:val="00663901"/>
    <w:rsid w:val="006639C6"/>
    <w:rsid w:val="00663C83"/>
    <w:rsid w:val="006648CE"/>
    <w:rsid w:val="00664900"/>
    <w:rsid w:val="0066494E"/>
    <w:rsid w:val="00664C03"/>
    <w:rsid w:val="00665532"/>
    <w:rsid w:val="00666827"/>
    <w:rsid w:val="00666A43"/>
    <w:rsid w:val="0066702C"/>
    <w:rsid w:val="0066783A"/>
    <w:rsid w:val="006706AD"/>
    <w:rsid w:val="006716FA"/>
    <w:rsid w:val="00672369"/>
    <w:rsid w:val="00672716"/>
    <w:rsid w:val="00672E87"/>
    <w:rsid w:val="00673154"/>
    <w:rsid w:val="006738DE"/>
    <w:rsid w:val="006752A8"/>
    <w:rsid w:val="006755E7"/>
    <w:rsid w:val="00675642"/>
    <w:rsid w:val="006758B9"/>
    <w:rsid w:val="0067597A"/>
    <w:rsid w:val="00675AB2"/>
    <w:rsid w:val="00676189"/>
    <w:rsid w:val="0067688D"/>
    <w:rsid w:val="00676A5A"/>
    <w:rsid w:val="00676EC3"/>
    <w:rsid w:val="00676EFC"/>
    <w:rsid w:val="00677917"/>
    <w:rsid w:val="00677E45"/>
    <w:rsid w:val="00677FF1"/>
    <w:rsid w:val="006800E3"/>
    <w:rsid w:val="006804A6"/>
    <w:rsid w:val="006809AB"/>
    <w:rsid w:val="00681108"/>
    <w:rsid w:val="00684676"/>
    <w:rsid w:val="0068481B"/>
    <w:rsid w:val="006854F5"/>
    <w:rsid w:val="006862C2"/>
    <w:rsid w:val="00686C82"/>
    <w:rsid w:val="00686FD8"/>
    <w:rsid w:val="00687000"/>
    <w:rsid w:val="006871A2"/>
    <w:rsid w:val="0068737F"/>
    <w:rsid w:val="00687A84"/>
    <w:rsid w:val="00687CEA"/>
    <w:rsid w:val="00687E2A"/>
    <w:rsid w:val="00690254"/>
    <w:rsid w:val="00690DE7"/>
    <w:rsid w:val="00691897"/>
    <w:rsid w:val="00692686"/>
    <w:rsid w:val="006931D2"/>
    <w:rsid w:val="0069390E"/>
    <w:rsid w:val="00693FF1"/>
    <w:rsid w:val="006943C8"/>
    <w:rsid w:val="006945E5"/>
    <w:rsid w:val="00694B2B"/>
    <w:rsid w:val="00694CBD"/>
    <w:rsid w:val="00694CFB"/>
    <w:rsid w:val="0069547F"/>
    <w:rsid w:val="00695A14"/>
    <w:rsid w:val="0069639D"/>
    <w:rsid w:val="00696D54"/>
    <w:rsid w:val="0069756B"/>
    <w:rsid w:val="00697794"/>
    <w:rsid w:val="006A0D47"/>
    <w:rsid w:val="006A131B"/>
    <w:rsid w:val="006A1800"/>
    <w:rsid w:val="006A2171"/>
    <w:rsid w:val="006A31C2"/>
    <w:rsid w:val="006A35D1"/>
    <w:rsid w:val="006A365E"/>
    <w:rsid w:val="006A564C"/>
    <w:rsid w:val="006A65A5"/>
    <w:rsid w:val="006A6B69"/>
    <w:rsid w:val="006A7B3E"/>
    <w:rsid w:val="006B0CDF"/>
    <w:rsid w:val="006B0D9C"/>
    <w:rsid w:val="006B0F4F"/>
    <w:rsid w:val="006B159F"/>
    <w:rsid w:val="006B2100"/>
    <w:rsid w:val="006B2917"/>
    <w:rsid w:val="006B2CE5"/>
    <w:rsid w:val="006B2CE9"/>
    <w:rsid w:val="006B3259"/>
    <w:rsid w:val="006B33C4"/>
    <w:rsid w:val="006B4B2A"/>
    <w:rsid w:val="006B5308"/>
    <w:rsid w:val="006B5533"/>
    <w:rsid w:val="006B70B9"/>
    <w:rsid w:val="006B7BF2"/>
    <w:rsid w:val="006C11B0"/>
    <w:rsid w:val="006C26B4"/>
    <w:rsid w:val="006C2C78"/>
    <w:rsid w:val="006C2DF5"/>
    <w:rsid w:val="006C2E7C"/>
    <w:rsid w:val="006C2F41"/>
    <w:rsid w:val="006C3047"/>
    <w:rsid w:val="006C31CE"/>
    <w:rsid w:val="006C35BE"/>
    <w:rsid w:val="006C3D2F"/>
    <w:rsid w:val="006C3FF1"/>
    <w:rsid w:val="006C4027"/>
    <w:rsid w:val="006C43A1"/>
    <w:rsid w:val="006C5410"/>
    <w:rsid w:val="006C591F"/>
    <w:rsid w:val="006C5A99"/>
    <w:rsid w:val="006C5EA5"/>
    <w:rsid w:val="006C6E7E"/>
    <w:rsid w:val="006C7BAB"/>
    <w:rsid w:val="006D1A03"/>
    <w:rsid w:val="006D28BF"/>
    <w:rsid w:val="006D2B77"/>
    <w:rsid w:val="006D2DAC"/>
    <w:rsid w:val="006D408B"/>
    <w:rsid w:val="006D4AA3"/>
    <w:rsid w:val="006D4B51"/>
    <w:rsid w:val="006D4B55"/>
    <w:rsid w:val="006D5833"/>
    <w:rsid w:val="006D5E1E"/>
    <w:rsid w:val="006D615A"/>
    <w:rsid w:val="006D6532"/>
    <w:rsid w:val="006D6638"/>
    <w:rsid w:val="006D6AFC"/>
    <w:rsid w:val="006E1825"/>
    <w:rsid w:val="006E185F"/>
    <w:rsid w:val="006E29D9"/>
    <w:rsid w:val="006E3B3E"/>
    <w:rsid w:val="006E421F"/>
    <w:rsid w:val="006E5ACE"/>
    <w:rsid w:val="006E5C34"/>
    <w:rsid w:val="006E6C1B"/>
    <w:rsid w:val="006E6D2D"/>
    <w:rsid w:val="006E711D"/>
    <w:rsid w:val="006E76DA"/>
    <w:rsid w:val="006F04FE"/>
    <w:rsid w:val="006F137E"/>
    <w:rsid w:val="006F2A90"/>
    <w:rsid w:val="006F4424"/>
    <w:rsid w:val="006F4699"/>
    <w:rsid w:val="006F46D4"/>
    <w:rsid w:val="006F4812"/>
    <w:rsid w:val="006F4F96"/>
    <w:rsid w:val="006F53BF"/>
    <w:rsid w:val="006F5CD6"/>
    <w:rsid w:val="006F68CC"/>
    <w:rsid w:val="006F6941"/>
    <w:rsid w:val="006F6E4C"/>
    <w:rsid w:val="006F6F36"/>
    <w:rsid w:val="006F6FEC"/>
    <w:rsid w:val="006F77B8"/>
    <w:rsid w:val="006F7900"/>
    <w:rsid w:val="00700134"/>
    <w:rsid w:val="00700847"/>
    <w:rsid w:val="00700F09"/>
    <w:rsid w:val="00701540"/>
    <w:rsid w:val="00701763"/>
    <w:rsid w:val="00701850"/>
    <w:rsid w:val="00701A0C"/>
    <w:rsid w:val="00701B04"/>
    <w:rsid w:val="0070228C"/>
    <w:rsid w:val="00702DDA"/>
    <w:rsid w:val="00703566"/>
    <w:rsid w:val="007037DA"/>
    <w:rsid w:val="00703CD3"/>
    <w:rsid w:val="00704275"/>
    <w:rsid w:val="007045BA"/>
    <w:rsid w:val="00705B90"/>
    <w:rsid w:val="0070618E"/>
    <w:rsid w:val="007067CF"/>
    <w:rsid w:val="00707A24"/>
    <w:rsid w:val="00707AAD"/>
    <w:rsid w:val="00707C3F"/>
    <w:rsid w:val="00710337"/>
    <w:rsid w:val="0071116E"/>
    <w:rsid w:val="00711624"/>
    <w:rsid w:val="007116CC"/>
    <w:rsid w:val="00711E93"/>
    <w:rsid w:val="00712AD9"/>
    <w:rsid w:val="00712D1A"/>
    <w:rsid w:val="007135F7"/>
    <w:rsid w:val="0071368D"/>
    <w:rsid w:val="00714924"/>
    <w:rsid w:val="00714FB4"/>
    <w:rsid w:val="007155C3"/>
    <w:rsid w:val="00715846"/>
    <w:rsid w:val="00715945"/>
    <w:rsid w:val="00716805"/>
    <w:rsid w:val="007203FD"/>
    <w:rsid w:val="00720531"/>
    <w:rsid w:val="0072056B"/>
    <w:rsid w:val="007216F5"/>
    <w:rsid w:val="007218E1"/>
    <w:rsid w:val="00721EDC"/>
    <w:rsid w:val="00722004"/>
    <w:rsid w:val="007220F8"/>
    <w:rsid w:val="007221E8"/>
    <w:rsid w:val="00722590"/>
    <w:rsid w:val="007268F8"/>
    <w:rsid w:val="00727649"/>
    <w:rsid w:val="00727BB9"/>
    <w:rsid w:val="00730857"/>
    <w:rsid w:val="00730CE1"/>
    <w:rsid w:val="00731D1E"/>
    <w:rsid w:val="00731FAE"/>
    <w:rsid w:val="007325C0"/>
    <w:rsid w:val="00732799"/>
    <w:rsid w:val="00732A39"/>
    <w:rsid w:val="00732B7A"/>
    <w:rsid w:val="00732C61"/>
    <w:rsid w:val="00732F1D"/>
    <w:rsid w:val="00733781"/>
    <w:rsid w:val="00733873"/>
    <w:rsid w:val="00733889"/>
    <w:rsid w:val="0073445A"/>
    <w:rsid w:val="00734BAC"/>
    <w:rsid w:val="00734E07"/>
    <w:rsid w:val="007354F3"/>
    <w:rsid w:val="007354FB"/>
    <w:rsid w:val="007355F8"/>
    <w:rsid w:val="00735869"/>
    <w:rsid w:val="00735986"/>
    <w:rsid w:val="00735F2F"/>
    <w:rsid w:val="00737C7A"/>
    <w:rsid w:val="00737FE1"/>
    <w:rsid w:val="0074079B"/>
    <w:rsid w:val="00740EB3"/>
    <w:rsid w:val="00741F8A"/>
    <w:rsid w:val="00742A17"/>
    <w:rsid w:val="0074302A"/>
    <w:rsid w:val="00743887"/>
    <w:rsid w:val="007439E7"/>
    <w:rsid w:val="00743C25"/>
    <w:rsid w:val="0074466A"/>
    <w:rsid w:val="00744F35"/>
    <w:rsid w:val="00745A43"/>
    <w:rsid w:val="00745C7B"/>
    <w:rsid w:val="00745D39"/>
    <w:rsid w:val="0074641C"/>
    <w:rsid w:val="0074721F"/>
    <w:rsid w:val="0074795E"/>
    <w:rsid w:val="00747D66"/>
    <w:rsid w:val="0075079B"/>
    <w:rsid w:val="007507C2"/>
    <w:rsid w:val="007508FF"/>
    <w:rsid w:val="0075098E"/>
    <w:rsid w:val="00751773"/>
    <w:rsid w:val="007529B5"/>
    <w:rsid w:val="0075301C"/>
    <w:rsid w:val="007530B1"/>
    <w:rsid w:val="007544A4"/>
    <w:rsid w:val="00754FF4"/>
    <w:rsid w:val="00755341"/>
    <w:rsid w:val="00755C1A"/>
    <w:rsid w:val="00755C90"/>
    <w:rsid w:val="00755E27"/>
    <w:rsid w:val="00756B76"/>
    <w:rsid w:val="00756C42"/>
    <w:rsid w:val="00757283"/>
    <w:rsid w:val="00757908"/>
    <w:rsid w:val="00757C34"/>
    <w:rsid w:val="00760287"/>
    <w:rsid w:val="00760391"/>
    <w:rsid w:val="00760B81"/>
    <w:rsid w:val="007610E6"/>
    <w:rsid w:val="0076169C"/>
    <w:rsid w:val="00761AD8"/>
    <w:rsid w:val="007620B7"/>
    <w:rsid w:val="00762905"/>
    <w:rsid w:val="0076307C"/>
    <w:rsid w:val="00763A85"/>
    <w:rsid w:val="00763B6D"/>
    <w:rsid w:val="00764787"/>
    <w:rsid w:val="00765D19"/>
    <w:rsid w:val="007660F9"/>
    <w:rsid w:val="00766B79"/>
    <w:rsid w:val="0076761E"/>
    <w:rsid w:val="00767CE6"/>
    <w:rsid w:val="0077053F"/>
    <w:rsid w:val="00771EF4"/>
    <w:rsid w:val="00772EDC"/>
    <w:rsid w:val="00772F80"/>
    <w:rsid w:val="00772FB1"/>
    <w:rsid w:val="007732D5"/>
    <w:rsid w:val="00774251"/>
    <w:rsid w:val="0077515E"/>
    <w:rsid w:val="00775719"/>
    <w:rsid w:val="00776D93"/>
    <w:rsid w:val="00777100"/>
    <w:rsid w:val="00780477"/>
    <w:rsid w:val="007816F1"/>
    <w:rsid w:val="00781DD0"/>
    <w:rsid w:val="0078247A"/>
    <w:rsid w:val="00782598"/>
    <w:rsid w:val="00782B83"/>
    <w:rsid w:val="00782D01"/>
    <w:rsid w:val="00782D48"/>
    <w:rsid w:val="00783015"/>
    <w:rsid w:val="00783835"/>
    <w:rsid w:val="00784944"/>
    <w:rsid w:val="00784E6D"/>
    <w:rsid w:val="007851E7"/>
    <w:rsid w:val="00786699"/>
    <w:rsid w:val="00786DE4"/>
    <w:rsid w:val="00787172"/>
    <w:rsid w:val="007900F3"/>
    <w:rsid w:val="00790499"/>
    <w:rsid w:val="00790AB7"/>
    <w:rsid w:val="007912D8"/>
    <w:rsid w:val="0079182F"/>
    <w:rsid w:val="00791FF5"/>
    <w:rsid w:val="00792346"/>
    <w:rsid w:val="00792CB1"/>
    <w:rsid w:val="00792FEC"/>
    <w:rsid w:val="00793582"/>
    <w:rsid w:val="00794154"/>
    <w:rsid w:val="00794F47"/>
    <w:rsid w:val="007955F6"/>
    <w:rsid w:val="007965E2"/>
    <w:rsid w:val="007973D2"/>
    <w:rsid w:val="00797A22"/>
    <w:rsid w:val="007A0A62"/>
    <w:rsid w:val="007A259A"/>
    <w:rsid w:val="007A28BA"/>
    <w:rsid w:val="007A341F"/>
    <w:rsid w:val="007A353E"/>
    <w:rsid w:val="007A394A"/>
    <w:rsid w:val="007A3D1E"/>
    <w:rsid w:val="007A5305"/>
    <w:rsid w:val="007A5F48"/>
    <w:rsid w:val="007A677D"/>
    <w:rsid w:val="007A6D3E"/>
    <w:rsid w:val="007A78A9"/>
    <w:rsid w:val="007A7DB0"/>
    <w:rsid w:val="007A7F3D"/>
    <w:rsid w:val="007B1428"/>
    <w:rsid w:val="007B18F8"/>
    <w:rsid w:val="007B1A9C"/>
    <w:rsid w:val="007B1CD3"/>
    <w:rsid w:val="007B20B1"/>
    <w:rsid w:val="007B2775"/>
    <w:rsid w:val="007B2AF7"/>
    <w:rsid w:val="007B39F8"/>
    <w:rsid w:val="007B3E28"/>
    <w:rsid w:val="007B3F6E"/>
    <w:rsid w:val="007B5023"/>
    <w:rsid w:val="007B554D"/>
    <w:rsid w:val="007B55B8"/>
    <w:rsid w:val="007B5804"/>
    <w:rsid w:val="007B5B09"/>
    <w:rsid w:val="007B5B8B"/>
    <w:rsid w:val="007B618C"/>
    <w:rsid w:val="007B6246"/>
    <w:rsid w:val="007B75F3"/>
    <w:rsid w:val="007B7E1E"/>
    <w:rsid w:val="007C1A97"/>
    <w:rsid w:val="007C1C83"/>
    <w:rsid w:val="007C2603"/>
    <w:rsid w:val="007C308C"/>
    <w:rsid w:val="007C418E"/>
    <w:rsid w:val="007C46F5"/>
    <w:rsid w:val="007C4836"/>
    <w:rsid w:val="007C4868"/>
    <w:rsid w:val="007C48CF"/>
    <w:rsid w:val="007C5636"/>
    <w:rsid w:val="007C69D1"/>
    <w:rsid w:val="007C7B7A"/>
    <w:rsid w:val="007D026F"/>
    <w:rsid w:val="007D06DB"/>
    <w:rsid w:val="007D079E"/>
    <w:rsid w:val="007D18E9"/>
    <w:rsid w:val="007D2A3F"/>
    <w:rsid w:val="007D2E86"/>
    <w:rsid w:val="007D3CF8"/>
    <w:rsid w:val="007D3F83"/>
    <w:rsid w:val="007D4688"/>
    <w:rsid w:val="007D560D"/>
    <w:rsid w:val="007D60D6"/>
    <w:rsid w:val="007D6451"/>
    <w:rsid w:val="007E0112"/>
    <w:rsid w:val="007E036F"/>
    <w:rsid w:val="007E0BF6"/>
    <w:rsid w:val="007E0EC5"/>
    <w:rsid w:val="007E0F51"/>
    <w:rsid w:val="007E1417"/>
    <w:rsid w:val="007E1923"/>
    <w:rsid w:val="007E1959"/>
    <w:rsid w:val="007E19D4"/>
    <w:rsid w:val="007E20A3"/>
    <w:rsid w:val="007E2141"/>
    <w:rsid w:val="007E2471"/>
    <w:rsid w:val="007E3164"/>
    <w:rsid w:val="007E489B"/>
    <w:rsid w:val="007E5A27"/>
    <w:rsid w:val="007E60F1"/>
    <w:rsid w:val="007E66EE"/>
    <w:rsid w:val="007E7208"/>
    <w:rsid w:val="007E78A3"/>
    <w:rsid w:val="007E78CC"/>
    <w:rsid w:val="007E7B1E"/>
    <w:rsid w:val="007E7CEA"/>
    <w:rsid w:val="007E7E98"/>
    <w:rsid w:val="007F2282"/>
    <w:rsid w:val="007F2DA7"/>
    <w:rsid w:val="007F3498"/>
    <w:rsid w:val="007F44D6"/>
    <w:rsid w:val="007F6C8D"/>
    <w:rsid w:val="007F7368"/>
    <w:rsid w:val="007F74F4"/>
    <w:rsid w:val="007F7688"/>
    <w:rsid w:val="007F7A66"/>
    <w:rsid w:val="007F7F32"/>
    <w:rsid w:val="008008F8"/>
    <w:rsid w:val="00800AFC"/>
    <w:rsid w:val="00800CC0"/>
    <w:rsid w:val="00800D21"/>
    <w:rsid w:val="008012D6"/>
    <w:rsid w:val="00801889"/>
    <w:rsid w:val="00801CA3"/>
    <w:rsid w:val="00801E76"/>
    <w:rsid w:val="008027D4"/>
    <w:rsid w:val="00802AEF"/>
    <w:rsid w:val="00803EE5"/>
    <w:rsid w:val="00804761"/>
    <w:rsid w:val="008059D4"/>
    <w:rsid w:val="00805ADA"/>
    <w:rsid w:val="008068CE"/>
    <w:rsid w:val="008069F5"/>
    <w:rsid w:val="00807028"/>
    <w:rsid w:val="0080749A"/>
    <w:rsid w:val="00807FF1"/>
    <w:rsid w:val="008102C7"/>
    <w:rsid w:val="008104A2"/>
    <w:rsid w:val="00810FD9"/>
    <w:rsid w:val="0081162D"/>
    <w:rsid w:val="0081167A"/>
    <w:rsid w:val="00811FCA"/>
    <w:rsid w:val="0081218F"/>
    <w:rsid w:val="0081309F"/>
    <w:rsid w:val="0081310C"/>
    <w:rsid w:val="008131C8"/>
    <w:rsid w:val="00813D6B"/>
    <w:rsid w:val="00815019"/>
    <w:rsid w:val="0081561E"/>
    <w:rsid w:val="00815A28"/>
    <w:rsid w:val="0081602D"/>
    <w:rsid w:val="00816179"/>
    <w:rsid w:val="00816227"/>
    <w:rsid w:val="0081655F"/>
    <w:rsid w:val="00816F40"/>
    <w:rsid w:val="00817446"/>
    <w:rsid w:val="00820236"/>
    <w:rsid w:val="00820B2B"/>
    <w:rsid w:val="00821301"/>
    <w:rsid w:val="00821D9A"/>
    <w:rsid w:val="0082286D"/>
    <w:rsid w:val="008230D1"/>
    <w:rsid w:val="00823E0C"/>
    <w:rsid w:val="0082499B"/>
    <w:rsid w:val="008249C6"/>
    <w:rsid w:val="008250A6"/>
    <w:rsid w:val="0082576A"/>
    <w:rsid w:val="008261C2"/>
    <w:rsid w:val="00826932"/>
    <w:rsid w:val="00826BAD"/>
    <w:rsid w:val="00826CFD"/>
    <w:rsid w:val="00826EF6"/>
    <w:rsid w:val="0083025D"/>
    <w:rsid w:val="00830300"/>
    <w:rsid w:val="0083174A"/>
    <w:rsid w:val="008318F5"/>
    <w:rsid w:val="00831A66"/>
    <w:rsid w:val="00831DA9"/>
    <w:rsid w:val="00832A50"/>
    <w:rsid w:val="008333E7"/>
    <w:rsid w:val="00833E0A"/>
    <w:rsid w:val="00833FCB"/>
    <w:rsid w:val="008354FC"/>
    <w:rsid w:val="00835E58"/>
    <w:rsid w:val="00836130"/>
    <w:rsid w:val="00836251"/>
    <w:rsid w:val="008367C8"/>
    <w:rsid w:val="0083750D"/>
    <w:rsid w:val="00837B78"/>
    <w:rsid w:val="00837E38"/>
    <w:rsid w:val="008406DD"/>
    <w:rsid w:val="00840B2B"/>
    <w:rsid w:val="008417C8"/>
    <w:rsid w:val="00841C04"/>
    <w:rsid w:val="00841C08"/>
    <w:rsid w:val="00842DD1"/>
    <w:rsid w:val="008433A6"/>
    <w:rsid w:val="00843469"/>
    <w:rsid w:val="00843D78"/>
    <w:rsid w:val="00844D2F"/>
    <w:rsid w:val="008450C0"/>
    <w:rsid w:val="00845143"/>
    <w:rsid w:val="008453EA"/>
    <w:rsid w:val="00845470"/>
    <w:rsid w:val="00845FCC"/>
    <w:rsid w:val="008463C3"/>
    <w:rsid w:val="00846482"/>
    <w:rsid w:val="00846B6F"/>
    <w:rsid w:val="00847750"/>
    <w:rsid w:val="008500C6"/>
    <w:rsid w:val="00850C69"/>
    <w:rsid w:val="00850F98"/>
    <w:rsid w:val="0085180E"/>
    <w:rsid w:val="008524ED"/>
    <w:rsid w:val="00852B66"/>
    <w:rsid w:val="008531EB"/>
    <w:rsid w:val="008551E0"/>
    <w:rsid w:val="00855A73"/>
    <w:rsid w:val="0085604F"/>
    <w:rsid w:val="008574DE"/>
    <w:rsid w:val="008576EA"/>
    <w:rsid w:val="00861258"/>
    <w:rsid w:val="00861440"/>
    <w:rsid w:val="00862A1D"/>
    <w:rsid w:val="00863507"/>
    <w:rsid w:val="008647BB"/>
    <w:rsid w:val="00864BE2"/>
    <w:rsid w:val="0086506D"/>
    <w:rsid w:val="00865D87"/>
    <w:rsid w:val="0086666A"/>
    <w:rsid w:val="0086696D"/>
    <w:rsid w:val="00866974"/>
    <w:rsid w:val="0086750E"/>
    <w:rsid w:val="008676A3"/>
    <w:rsid w:val="00867773"/>
    <w:rsid w:val="0087042E"/>
    <w:rsid w:val="008707AD"/>
    <w:rsid w:val="00870C42"/>
    <w:rsid w:val="00870D46"/>
    <w:rsid w:val="00870DBA"/>
    <w:rsid w:val="00871E1B"/>
    <w:rsid w:val="008742E8"/>
    <w:rsid w:val="00874FFE"/>
    <w:rsid w:val="008757BA"/>
    <w:rsid w:val="008760A4"/>
    <w:rsid w:val="00876D79"/>
    <w:rsid w:val="00876DF6"/>
    <w:rsid w:val="00877067"/>
    <w:rsid w:val="00877228"/>
    <w:rsid w:val="00877289"/>
    <w:rsid w:val="00881084"/>
    <w:rsid w:val="00881559"/>
    <w:rsid w:val="00883431"/>
    <w:rsid w:val="00883B07"/>
    <w:rsid w:val="008843B1"/>
    <w:rsid w:val="008846EC"/>
    <w:rsid w:val="0088524E"/>
    <w:rsid w:val="0088603B"/>
    <w:rsid w:val="008861DA"/>
    <w:rsid w:val="00887172"/>
    <w:rsid w:val="00887183"/>
    <w:rsid w:val="00890AC9"/>
    <w:rsid w:val="00890BD2"/>
    <w:rsid w:val="008910F1"/>
    <w:rsid w:val="00891A07"/>
    <w:rsid w:val="00892C42"/>
    <w:rsid w:val="00892FAE"/>
    <w:rsid w:val="00893968"/>
    <w:rsid w:val="008940D6"/>
    <w:rsid w:val="00894213"/>
    <w:rsid w:val="008943C0"/>
    <w:rsid w:val="008946F7"/>
    <w:rsid w:val="008958C5"/>
    <w:rsid w:val="00895AA8"/>
    <w:rsid w:val="00895DCF"/>
    <w:rsid w:val="00896753"/>
    <w:rsid w:val="00896B5A"/>
    <w:rsid w:val="00896CED"/>
    <w:rsid w:val="00896EA8"/>
    <w:rsid w:val="0089724B"/>
    <w:rsid w:val="008A0950"/>
    <w:rsid w:val="008A2153"/>
    <w:rsid w:val="008A295E"/>
    <w:rsid w:val="008A38C5"/>
    <w:rsid w:val="008A3AA5"/>
    <w:rsid w:val="008A3FE5"/>
    <w:rsid w:val="008A41A9"/>
    <w:rsid w:val="008A4546"/>
    <w:rsid w:val="008A4985"/>
    <w:rsid w:val="008A601B"/>
    <w:rsid w:val="008A785F"/>
    <w:rsid w:val="008B058B"/>
    <w:rsid w:val="008B07A6"/>
    <w:rsid w:val="008B0CB7"/>
    <w:rsid w:val="008B15BF"/>
    <w:rsid w:val="008B1BE6"/>
    <w:rsid w:val="008B1CE5"/>
    <w:rsid w:val="008B1F2F"/>
    <w:rsid w:val="008B2E6E"/>
    <w:rsid w:val="008B305A"/>
    <w:rsid w:val="008B3066"/>
    <w:rsid w:val="008B3498"/>
    <w:rsid w:val="008B362A"/>
    <w:rsid w:val="008B36FD"/>
    <w:rsid w:val="008B3C03"/>
    <w:rsid w:val="008B4E2D"/>
    <w:rsid w:val="008B5B52"/>
    <w:rsid w:val="008B5BA2"/>
    <w:rsid w:val="008B75DB"/>
    <w:rsid w:val="008B77D3"/>
    <w:rsid w:val="008C0591"/>
    <w:rsid w:val="008C05F5"/>
    <w:rsid w:val="008C142A"/>
    <w:rsid w:val="008C1B09"/>
    <w:rsid w:val="008C1D06"/>
    <w:rsid w:val="008C2482"/>
    <w:rsid w:val="008C3A4F"/>
    <w:rsid w:val="008C3C26"/>
    <w:rsid w:val="008C5AFF"/>
    <w:rsid w:val="008C68EF"/>
    <w:rsid w:val="008C6A35"/>
    <w:rsid w:val="008C7128"/>
    <w:rsid w:val="008D00A4"/>
    <w:rsid w:val="008D05FE"/>
    <w:rsid w:val="008D088D"/>
    <w:rsid w:val="008D0F69"/>
    <w:rsid w:val="008D3254"/>
    <w:rsid w:val="008D4108"/>
    <w:rsid w:val="008D5406"/>
    <w:rsid w:val="008D5928"/>
    <w:rsid w:val="008D67A2"/>
    <w:rsid w:val="008D6953"/>
    <w:rsid w:val="008D75F0"/>
    <w:rsid w:val="008D77E8"/>
    <w:rsid w:val="008E0502"/>
    <w:rsid w:val="008E08C2"/>
    <w:rsid w:val="008E094A"/>
    <w:rsid w:val="008E3BC9"/>
    <w:rsid w:val="008E4973"/>
    <w:rsid w:val="008E4A99"/>
    <w:rsid w:val="008E4B78"/>
    <w:rsid w:val="008E5FD9"/>
    <w:rsid w:val="008E60C8"/>
    <w:rsid w:val="008E6877"/>
    <w:rsid w:val="008E68AF"/>
    <w:rsid w:val="008E6C73"/>
    <w:rsid w:val="008E70A0"/>
    <w:rsid w:val="008E7A2E"/>
    <w:rsid w:val="008F110B"/>
    <w:rsid w:val="008F23CE"/>
    <w:rsid w:val="008F2A30"/>
    <w:rsid w:val="008F3685"/>
    <w:rsid w:val="008F39E1"/>
    <w:rsid w:val="008F4A41"/>
    <w:rsid w:val="008F4ABA"/>
    <w:rsid w:val="008F59CA"/>
    <w:rsid w:val="008F5BE6"/>
    <w:rsid w:val="008F5FCC"/>
    <w:rsid w:val="008F61D6"/>
    <w:rsid w:val="008F6DFB"/>
    <w:rsid w:val="008F7071"/>
    <w:rsid w:val="009005FB"/>
    <w:rsid w:val="009008C4"/>
    <w:rsid w:val="00900A7B"/>
    <w:rsid w:val="00901E5B"/>
    <w:rsid w:val="0090205D"/>
    <w:rsid w:val="00903DEA"/>
    <w:rsid w:val="009051B2"/>
    <w:rsid w:val="009058EF"/>
    <w:rsid w:val="00906C40"/>
    <w:rsid w:val="00906D88"/>
    <w:rsid w:val="00907442"/>
    <w:rsid w:val="009077BD"/>
    <w:rsid w:val="00910815"/>
    <w:rsid w:val="009109F7"/>
    <w:rsid w:val="00910EC2"/>
    <w:rsid w:val="00911762"/>
    <w:rsid w:val="00911A3A"/>
    <w:rsid w:val="00912487"/>
    <w:rsid w:val="00912490"/>
    <w:rsid w:val="00912DB2"/>
    <w:rsid w:val="009134FD"/>
    <w:rsid w:val="0091350F"/>
    <w:rsid w:val="00913713"/>
    <w:rsid w:val="00913F71"/>
    <w:rsid w:val="00913FA2"/>
    <w:rsid w:val="0091413F"/>
    <w:rsid w:val="009143D9"/>
    <w:rsid w:val="009145A8"/>
    <w:rsid w:val="009148E4"/>
    <w:rsid w:val="00914A82"/>
    <w:rsid w:val="009150B9"/>
    <w:rsid w:val="00915136"/>
    <w:rsid w:val="00915183"/>
    <w:rsid w:val="009156E9"/>
    <w:rsid w:val="00915C9F"/>
    <w:rsid w:val="00916165"/>
    <w:rsid w:val="00916367"/>
    <w:rsid w:val="009167E8"/>
    <w:rsid w:val="0091683B"/>
    <w:rsid w:val="00916BF1"/>
    <w:rsid w:val="00920C06"/>
    <w:rsid w:val="009214B0"/>
    <w:rsid w:val="00921D7C"/>
    <w:rsid w:val="00922F91"/>
    <w:rsid w:val="009242E1"/>
    <w:rsid w:val="00924757"/>
    <w:rsid w:val="00924BDA"/>
    <w:rsid w:val="00925334"/>
    <w:rsid w:val="0092661F"/>
    <w:rsid w:val="00926CD3"/>
    <w:rsid w:val="00927B98"/>
    <w:rsid w:val="00930012"/>
    <w:rsid w:val="00930479"/>
    <w:rsid w:val="009310C7"/>
    <w:rsid w:val="009315CF"/>
    <w:rsid w:val="009319DC"/>
    <w:rsid w:val="00931B00"/>
    <w:rsid w:val="00931B02"/>
    <w:rsid w:val="00932396"/>
    <w:rsid w:val="009327DA"/>
    <w:rsid w:val="009339F1"/>
    <w:rsid w:val="009343CA"/>
    <w:rsid w:val="00934445"/>
    <w:rsid w:val="0093455A"/>
    <w:rsid w:val="00935BF1"/>
    <w:rsid w:val="00935D2C"/>
    <w:rsid w:val="00935D5D"/>
    <w:rsid w:val="0093791D"/>
    <w:rsid w:val="009400A0"/>
    <w:rsid w:val="00940DB4"/>
    <w:rsid w:val="009415E3"/>
    <w:rsid w:val="0094202E"/>
    <w:rsid w:val="0094213F"/>
    <w:rsid w:val="00942497"/>
    <w:rsid w:val="00942F8E"/>
    <w:rsid w:val="0094304A"/>
    <w:rsid w:val="00943CB6"/>
    <w:rsid w:val="009443BA"/>
    <w:rsid w:val="00944565"/>
    <w:rsid w:val="0094515D"/>
    <w:rsid w:val="009455AE"/>
    <w:rsid w:val="00945973"/>
    <w:rsid w:val="0094665F"/>
    <w:rsid w:val="0094775E"/>
    <w:rsid w:val="009502EF"/>
    <w:rsid w:val="009503A6"/>
    <w:rsid w:val="00951434"/>
    <w:rsid w:val="0095148D"/>
    <w:rsid w:val="00951B57"/>
    <w:rsid w:val="009523D1"/>
    <w:rsid w:val="00952B74"/>
    <w:rsid w:val="00952E81"/>
    <w:rsid w:val="00953EA1"/>
    <w:rsid w:val="00954C26"/>
    <w:rsid w:val="00954F3C"/>
    <w:rsid w:val="0095524A"/>
    <w:rsid w:val="009553D3"/>
    <w:rsid w:val="009554C6"/>
    <w:rsid w:val="0095588B"/>
    <w:rsid w:val="009567C0"/>
    <w:rsid w:val="009577D7"/>
    <w:rsid w:val="00957B2E"/>
    <w:rsid w:val="009604AF"/>
    <w:rsid w:val="00961586"/>
    <w:rsid w:val="00962AC1"/>
    <w:rsid w:val="00962B43"/>
    <w:rsid w:val="00962EDF"/>
    <w:rsid w:val="00963533"/>
    <w:rsid w:val="00963FF6"/>
    <w:rsid w:val="00965BA5"/>
    <w:rsid w:val="00966864"/>
    <w:rsid w:val="009675C9"/>
    <w:rsid w:val="00967B27"/>
    <w:rsid w:val="00967F55"/>
    <w:rsid w:val="00970BCF"/>
    <w:rsid w:val="0097176C"/>
    <w:rsid w:val="0097295C"/>
    <w:rsid w:val="009745CC"/>
    <w:rsid w:val="0097463F"/>
    <w:rsid w:val="00974A35"/>
    <w:rsid w:val="00975A39"/>
    <w:rsid w:val="009762D0"/>
    <w:rsid w:val="00976F48"/>
    <w:rsid w:val="009813FD"/>
    <w:rsid w:val="00981F72"/>
    <w:rsid w:val="009830B7"/>
    <w:rsid w:val="00983859"/>
    <w:rsid w:val="00983A3D"/>
    <w:rsid w:val="00984396"/>
    <w:rsid w:val="0098449F"/>
    <w:rsid w:val="009845C4"/>
    <w:rsid w:val="00984978"/>
    <w:rsid w:val="00984E69"/>
    <w:rsid w:val="00984FC8"/>
    <w:rsid w:val="00987604"/>
    <w:rsid w:val="00987A8E"/>
    <w:rsid w:val="00987AE7"/>
    <w:rsid w:val="00987DF9"/>
    <w:rsid w:val="009900A8"/>
    <w:rsid w:val="009911A8"/>
    <w:rsid w:val="00991665"/>
    <w:rsid w:val="00991702"/>
    <w:rsid w:val="00991E66"/>
    <w:rsid w:val="0099220D"/>
    <w:rsid w:val="00992C5A"/>
    <w:rsid w:val="009933E5"/>
    <w:rsid w:val="009936E5"/>
    <w:rsid w:val="00993707"/>
    <w:rsid w:val="009945B9"/>
    <w:rsid w:val="00994822"/>
    <w:rsid w:val="00994939"/>
    <w:rsid w:val="00994A00"/>
    <w:rsid w:val="00994F00"/>
    <w:rsid w:val="00995625"/>
    <w:rsid w:val="00995967"/>
    <w:rsid w:val="00995B7D"/>
    <w:rsid w:val="00996AE7"/>
    <w:rsid w:val="00996BB0"/>
    <w:rsid w:val="009A057A"/>
    <w:rsid w:val="009A0F75"/>
    <w:rsid w:val="009A2E19"/>
    <w:rsid w:val="009A2E44"/>
    <w:rsid w:val="009A3187"/>
    <w:rsid w:val="009A3D50"/>
    <w:rsid w:val="009A3F3E"/>
    <w:rsid w:val="009A48EA"/>
    <w:rsid w:val="009A4973"/>
    <w:rsid w:val="009A4DC9"/>
    <w:rsid w:val="009A591B"/>
    <w:rsid w:val="009A5B87"/>
    <w:rsid w:val="009A6248"/>
    <w:rsid w:val="009A6A3F"/>
    <w:rsid w:val="009A6CF1"/>
    <w:rsid w:val="009A6D15"/>
    <w:rsid w:val="009A70B7"/>
    <w:rsid w:val="009A7BB4"/>
    <w:rsid w:val="009A7E20"/>
    <w:rsid w:val="009B0E48"/>
    <w:rsid w:val="009B2A56"/>
    <w:rsid w:val="009B2BF2"/>
    <w:rsid w:val="009B3001"/>
    <w:rsid w:val="009B5291"/>
    <w:rsid w:val="009B53E4"/>
    <w:rsid w:val="009B5941"/>
    <w:rsid w:val="009B5A4A"/>
    <w:rsid w:val="009B6829"/>
    <w:rsid w:val="009B6B6B"/>
    <w:rsid w:val="009B7041"/>
    <w:rsid w:val="009B79B2"/>
    <w:rsid w:val="009B7C8F"/>
    <w:rsid w:val="009C09B0"/>
    <w:rsid w:val="009C125B"/>
    <w:rsid w:val="009C1F53"/>
    <w:rsid w:val="009C23D8"/>
    <w:rsid w:val="009C2A1F"/>
    <w:rsid w:val="009C378D"/>
    <w:rsid w:val="009C433B"/>
    <w:rsid w:val="009C5226"/>
    <w:rsid w:val="009C650B"/>
    <w:rsid w:val="009C6637"/>
    <w:rsid w:val="009C6BF9"/>
    <w:rsid w:val="009C71D7"/>
    <w:rsid w:val="009C7D5D"/>
    <w:rsid w:val="009D083E"/>
    <w:rsid w:val="009D0E12"/>
    <w:rsid w:val="009D234B"/>
    <w:rsid w:val="009D352B"/>
    <w:rsid w:val="009D3B4D"/>
    <w:rsid w:val="009D4317"/>
    <w:rsid w:val="009D669A"/>
    <w:rsid w:val="009D691C"/>
    <w:rsid w:val="009D6E66"/>
    <w:rsid w:val="009D7512"/>
    <w:rsid w:val="009D7A11"/>
    <w:rsid w:val="009E02F9"/>
    <w:rsid w:val="009E0969"/>
    <w:rsid w:val="009E0B3F"/>
    <w:rsid w:val="009E1471"/>
    <w:rsid w:val="009E22CC"/>
    <w:rsid w:val="009E22FA"/>
    <w:rsid w:val="009E34B6"/>
    <w:rsid w:val="009E3A3E"/>
    <w:rsid w:val="009E3CB5"/>
    <w:rsid w:val="009E404C"/>
    <w:rsid w:val="009E4147"/>
    <w:rsid w:val="009E41C9"/>
    <w:rsid w:val="009E4842"/>
    <w:rsid w:val="009E4D7E"/>
    <w:rsid w:val="009E509B"/>
    <w:rsid w:val="009E5580"/>
    <w:rsid w:val="009E60B4"/>
    <w:rsid w:val="009E6802"/>
    <w:rsid w:val="009E70B2"/>
    <w:rsid w:val="009E7328"/>
    <w:rsid w:val="009E7B7D"/>
    <w:rsid w:val="009E7D43"/>
    <w:rsid w:val="009F2104"/>
    <w:rsid w:val="009F22D5"/>
    <w:rsid w:val="009F2DC9"/>
    <w:rsid w:val="009F3241"/>
    <w:rsid w:val="009F4017"/>
    <w:rsid w:val="009F41BF"/>
    <w:rsid w:val="009F53F1"/>
    <w:rsid w:val="009F568D"/>
    <w:rsid w:val="009F603C"/>
    <w:rsid w:val="009F69E8"/>
    <w:rsid w:val="00A00B0C"/>
    <w:rsid w:val="00A01565"/>
    <w:rsid w:val="00A032F1"/>
    <w:rsid w:val="00A04E12"/>
    <w:rsid w:val="00A05B19"/>
    <w:rsid w:val="00A05B3D"/>
    <w:rsid w:val="00A05F6A"/>
    <w:rsid w:val="00A05F90"/>
    <w:rsid w:val="00A0702B"/>
    <w:rsid w:val="00A07434"/>
    <w:rsid w:val="00A07825"/>
    <w:rsid w:val="00A07BC2"/>
    <w:rsid w:val="00A104C1"/>
    <w:rsid w:val="00A1103A"/>
    <w:rsid w:val="00A111E8"/>
    <w:rsid w:val="00A1268E"/>
    <w:rsid w:val="00A13BEB"/>
    <w:rsid w:val="00A1511F"/>
    <w:rsid w:val="00A15E26"/>
    <w:rsid w:val="00A1679E"/>
    <w:rsid w:val="00A168BA"/>
    <w:rsid w:val="00A20CDA"/>
    <w:rsid w:val="00A23A5C"/>
    <w:rsid w:val="00A247A9"/>
    <w:rsid w:val="00A247E6"/>
    <w:rsid w:val="00A2502A"/>
    <w:rsid w:val="00A253A7"/>
    <w:rsid w:val="00A261EC"/>
    <w:rsid w:val="00A264F2"/>
    <w:rsid w:val="00A27237"/>
    <w:rsid w:val="00A27716"/>
    <w:rsid w:val="00A27EBD"/>
    <w:rsid w:val="00A3094D"/>
    <w:rsid w:val="00A30BED"/>
    <w:rsid w:val="00A30D55"/>
    <w:rsid w:val="00A313D4"/>
    <w:rsid w:val="00A317A0"/>
    <w:rsid w:val="00A3411B"/>
    <w:rsid w:val="00A3600F"/>
    <w:rsid w:val="00A365F9"/>
    <w:rsid w:val="00A36E67"/>
    <w:rsid w:val="00A3768D"/>
    <w:rsid w:val="00A40C85"/>
    <w:rsid w:val="00A40C90"/>
    <w:rsid w:val="00A4112F"/>
    <w:rsid w:val="00A414A9"/>
    <w:rsid w:val="00A418D1"/>
    <w:rsid w:val="00A41C5E"/>
    <w:rsid w:val="00A42550"/>
    <w:rsid w:val="00A4279A"/>
    <w:rsid w:val="00A4510A"/>
    <w:rsid w:val="00A465DA"/>
    <w:rsid w:val="00A46CCF"/>
    <w:rsid w:val="00A46DCB"/>
    <w:rsid w:val="00A46E10"/>
    <w:rsid w:val="00A4703B"/>
    <w:rsid w:val="00A4731B"/>
    <w:rsid w:val="00A47384"/>
    <w:rsid w:val="00A500D7"/>
    <w:rsid w:val="00A51AF8"/>
    <w:rsid w:val="00A522C0"/>
    <w:rsid w:val="00A52AE5"/>
    <w:rsid w:val="00A53E14"/>
    <w:rsid w:val="00A5417B"/>
    <w:rsid w:val="00A546F7"/>
    <w:rsid w:val="00A54A1F"/>
    <w:rsid w:val="00A5516E"/>
    <w:rsid w:val="00A55521"/>
    <w:rsid w:val="00A559F8"/>
    <w:rsid w:val="00A56364"/>
    <w:rsid w:val="00A56864"/>
    <w:rsid w:val="00A57E7B"/>
    <w:rsid w:val="00A60014"/>
    <w:rsid w:val="00A60368"/>
    <w:rsid w:val="00A609A1"/>
    <w:rsid w:val="00A61399"/>
    <w:rsid w:val="00A61667"/>
    <w:rsid w:val="00A6187B"/>
    <w:rsid w:val="00A620AA"/>
    <w:rsid w:val="00A62BD2"/>
    <w:rsid w:val="00A63836"/>
    <w:rsid w:val="00A65697"/>
    <w:rsid w:val="00A674FD"/>
    <w:rsid w:val="00A67544"/>
    <w:rsid w:val="00A67E74"/>
    <w:rsid w:val="00A7016A"/>
    <w:rsid w:val="00A71460"/>
    <w:rsid w:val="00A72286"/>
    <w:rsid w:val="00A737E9"/>
    <w:rsid w:val="00A73B01"/>
    <w:rsid w:val="00A73BEC"/>
    <w:rsid w:val="00A73E03"/>
    <w:rsid w:val="00A73E94"/>
    <w:rsid w:val="00A74A9C"/>
    <w:rsid w:val="00A7709F"/>
    <w:rsid w:val="00A80349"/>
    <w:rsid w:val="00A806C6"/>
    <w:rsid w:val="00A80CE8"/>
    <w:rsid w:val="00A82D4F"/>
    <w:rsid w:val="00A83211"/>
    <w:rsid w:val="00A84083"/>
    <w:rsid w:val="00A84531"/>
    <w:rsid w:val="00A8573F"/>
    <w:rsid w:val="00A86516"/>
    <w:rsid w:val="00A867C3"/>
    <w:rsid w:val="00A87172"/>
    <w:rsid w:val="00A87625"/>
    <w:rsid w:val="00A87CC3"/>
    <w:rsid w:val="00A90ACB"/>
    <w:rsid w:val="00A90B06"/>
    <w:rsid w:val="00A91554"/>
    <w:rsid w:val="00A91B50"/>
    <w:rsid w:val="00A91EDF"/>
    <w:rsid w:val="00A91F51"/>
    <w:rsid w:val="00A92D13"/>
    <w:rsid w:val="00A94613"/>
    <w:rsid w:val="00A94C0B"/>
    <w:rsid w:val="00A96AC0"/>
    <w:rsid w:val="00A97A0D"/>
    <w:rsid w:val="00A97C70"/>
    <w:rsid w:val="00AA279A"/>
    <w:rsid w:val="00AA326D"/>
    <w:rsid w:val="00AA43B4"/>
    <w:rsid w:val="00AA4B88"/>
    <w:rsid w:val="00AA59AB"/>
    <w:rsid w:val="00AA5FE6"/>
    <w:rsid w:val="00AA66CC"/>
    <w:rsid w:val="00AA67C0"/>
    <w:rsid w:val="00AA6ADD"/>
    <w:rsid w:val="00AA6D57"/>
    <w:rsid w:val="00AA75D9"/>
    <w:rsid w:val="00AA7AC7"/>
    <w:rsid w:val="00AA7B81"/>
    <w:rsid w:val="00AB0377"/>
    <w:rsid w:val="00AB05EB"/>
    <w:rsid w:val="00AB15C9"/>
    <w:rsid w:val="00AB17C5"/>
    <w:rsid w:val="00AB1FBE"/>
    <w:rsid w:val="00AB263C"/>
    <w:rsid w:val="00AB26E8"/>
    <w:rsid w:val="00AB27CA"/>
    <w:rsid w:val="00AB2AD7"/>
    <w:rsid w:val="00AB2D46"/>
    <w:rsid w:val="00AB368B"/>
    <w:rsid w:val="00AB4507"/>
    <w:rsid w:val="00AB4B0C"/>
    <w:rsid w:val="00AB4FD5"/>
    <w:rsid w:val="00AB6E06"/>
    <w:rsid w:val="00AB7033"/>
    <w:rsid w:val="00AB70A1"/>
    <w:rsid w:val="00AB78A3"/>
    <w:rsid w:val="00AB7A82"/>
    <w:rsid w:val="00AC10DF"/>
    <w:rsid w:val="00AC11D9"/>
    <w:rsid w:val="00AC18ED"/>
    <w:rsid w:val="00AC20D0"/>
    <w:rsid w:val="00AC2C56"/>
    <w:rsid w:val="00AC3453"/>
    <w:rsid w:val="00AC43C4"/>
    <w:rsid w:val="00AC4DCF"/>
    <w:rsid w:val="00AC4E6C"/>
    <w:rsid w:val="00AC58A4"/>
    <w:rsid w:val="00AC5AED"/>
    <w:rsid w:val="00AC672D"/>
    <w:rsid w:val="00AC71DE"/>
    <w:rsid w:val="00AC7669"/>
    <w:rsid w:val="00AC77B6"/>
    <w:rsid w:val="00AD12AA"/>
    <w:rsid w:val="00AD13AE"/>
    <w:rsid w:val="00AD1605"/>
    <w:rsid w:val="00AD2216"/>
    <w:rsid w:val="00AD2E03"/>
    <w:rsid w:val="00AD377B"/>
    <w:rsid w:val="00AD3991"/>
    <w:rsid w:val="00AD3A5C"/>
    <w:rsid w:val="00AD4E1C"/>
    <w:rsid w:val="00AD5215"/>
    <w:rsid w:val="00AD5CDE"/>
    <w:rsid w:val="00AD6206"/>
    <w:rsid w:val="00AD620C"/>
    <w:rsid w:val="00AD6BB3"/>
    <w:rsid w:val="00AD6F43"/>
    <w:rsid w:val="00AD7939"/>
    <w:rsid w:val="00AD7B02"/>
    <w:rsid w:val="00AE0007"/>
    <w:rsid w:val="00AE037A"/>
    <w:rsid w:val="00AE0F51"/>
    <w:rsid w:val="00AE19C0"/>
    <w:rsid w:val="00AE1C8B"/>
    <w:rsid w:val="00AE26E7"/>
    <w:rsid w:val="00AE272D"/>
    <w:rsid w:val="00AE3149"/>
    <w:rsid w:val="00AE366A"/>
    <w:rsid w:val="00AE41AE"/>
    <w:rsid w:val="00AE41DD"/>
    <w:rsid w:val="00AE4E2D"/>
    <w:rsid w:val="00AE54A8"/>
    <w:rsid w:val="00AE56E4"/>
    <w:rsid w:val="00AE63F6"/>
    <w:rsid w:val="00AE65A6"/>
    <w:rsid w:val="00AE6D45"/>
    <w:rsid w:val="00AE70B0"/>
    <w:rsid w:val="00AE7142"/>
    <w:rsid w:val="00AE715E"/>
    <w:rsid w:val="00AE7CED"/>
    <w:rsid w:val="00AF0E0D"/>
    <w:rsid w:val="00AF1C32"/>
    <w:rsid w:val="00AF22C5"/>
    <w:rsid w:val="00AF2582"/>
    <w:rsid w:val="00AF28E2"/>
    <w:rsid w:val="00AF29C4"/>
    <w:rsid w:val="00AF3003"/>
    <w:rsid w:val="00AF4612"/>
    <w:rsid w:val="00AF4723"/>
    <w:rsid w:val="00AF5633"/>
    <w:rsid w:val="00AF6E3F"/>
    <w:rsid w:val="00AF7710"/>
    <w:rsid w:val="00AF7E55"/>
    <w:rsid w:val="00AF7F5B"/>
    <w:rsid w:val="00B002F9"/>
    <w:rsid w:val="00B00B24"/>
    <w:rsid w:val="00B00E53"/>
    <w:rsid w:val="00B01754"/>
    <w:rsid w:val="00B01EB5"/>
    <w:rsid w:val="00B0314B"/>
    <w:rsid w:val="00B03656"/>
    <w:rsid w:val="00B038E9"/>
    <w:rsid w:val="00B0437F"/>
    <w:rsid w:val="00B045DB"/>
    <w:rsid w:val="00B04729"/>
    <w:rsid w:val="00B04C04"/>
    <w:rsid w:val="00B050A4"/>
    <w:rsid w:val="00B059C0"/>
    <w:rsid w:val="00B05D89"/>
    <w:rsid w:val="00B06437"/>
    <w:rsid w:val="00B067D5"/>
    <w:rsid w:val="00B06984"/>
    <w:rsid w:val="00B06D40"/>
    <w:rsid w:val="00B0734F"/>
    <w:rsid w:val="00B074E1"/>
    <w:rsid w:val="00B10E9D"/>
    <w:rsid w:val="00B1324B"/>
    <w:rsid w:val="00B148C2"/>
    <w:rsid w:val="00B14AEC"/>
    <w:rsid w:val="00B161BD"/>
    <w:rsid w:val="00B16887"/>
    <w:rsid w:val="00B170D0"/>
    <w:rsid w:val="00B178AE"/>
    <w:rsid w:val="00B17A11"/>
    <w:rsid w:val="00B17D12"/>
    <w:rsid w:val="00B17DAA"/>
    <w:rsid w:val="00B20561"/>
    <w:rsid w:val="00B20D30"/>
    <w:rsid w:val="00B21078"/>
    <w:rsid w:val="00B21246"/>
    <w:rsid w:val="00B22A93"/>
    <w:rsid w:val="00B22C57"/>
    <w:rsid w:val="00B23137"/>
    <w:rsid w:val="00B24075"/>
    <w:rsid w:val="00B24F67"/>
    <w:rsid w:val="00B251F4"/>
    <w:rsid w:val="00B269FE"/>
    <w:rsid w:val="00B26B51"/>
    <w:rsid w:val="00B27090"/>
    <w:rsid w:val="00B27250"/>
    <w:rsid w:val="00B27445"/>
    <w:rsid w:val="00B2795B"/>
    <w:rsid w:val="00B30799"/>
    <w:rsid w:val="00B309A8"/>
    <w:rsid w:val="00B31EE9"/>
    <w:rsid w:val="00B3262D"/>
    <w:rsid w:val="00B32694"/>
    <w:rsid w:val="00B32CE5"/>
    <w:rsid w:val="00B3367A"/>
    <w:rsid w:val="00B344E4"/>
    <w:rsid w:val="00B34ACB"/>
    <w:rsid w:val="00B3503E"/>
    <w:rsid w:val="00B36146"/>
    <w:rsid w:val="00B36A5D"/>
    <w:rsid w:val="00B36AB7"/>
    <w:rsid w:val="00B37B24"/>
    <w:rsid w:val="00B41AB2"/>
    <w:rsid w:val="00B42C13"/>
    <w:rsid w:val="00B4391C"/>
    <w:rsid w:val="00B43A3D"/>
    <w:rsid w:val="00B43D63"/>
    <w:rsid w:val="00B442D8"/>
    <w:rsid w:val="00B44E45"/>
    <w:rsid w:val="00B4561D"/>
    <w:rsid w:val="00B46E72"/>
    <w:rsid w:val="00B47A57"/>
    <w:rsid w:val="00B47ACB"/>
    <w:rsid w:val="00B501C4"/>
    <w:rsid w:val="00B5127A"/>
    <w:rsid w:val="00B51B8E"/>
    <w:rsid w:val="00B52B4E"/>
    <w:rsid w:val="00B52BC5"/>
    <w:rsid w:val="00B530B7"/>
    <w:rsid w:val="00B53506"/>
    <w:rsid w:val="00B53BAB"/>
    <w:rsid w:val="00B53F9F"/>
    <w:rsid w:val="00B54715"/>
    <w:rsid w:val="00B54791"/>
    <w:rsid w:val="00B548A9"/>
    <w:rsid w:val="00B55F7C"/>
    <w:rsid w:val="00B57645"/>
    <w:rsid w:val="00B579BF"/>
    <w:rsid w:val="00B57B4F"/>
    <w:rsid w:val="00B6102A"/>
    <w:rsid w:val="00B610EA"/>
    <w:rsid w:val="00B611C6"/>
    <w:rsid w:val="00B61C8E"/>
    <w:rsid w:val="00B62A4C"/>
    <w:rsid w:val="00B62C60"/>
    <w:rsid w:val="00B62CBB"/>
    <w:rsid w:val="00B62D03"/>
    <w:rsid w:val="00B6383B"/>
    <w:rsid w:val="00B63996"/>
    <w:rsid w:val="00B63DE6"/>
    <w:rsid w:val="00B651F7"/>
    <w:rsid w:val="00B66038"/>
    <w:rsid w:val="00B6739C"/>
    <w:rsid w:val="00B67FBF"/>
    <w:rsid w:val="00B70204"/>
    <w:rsid w:val="00B70C25"/>
    <w:rsid w:val="00B70CBF"/>
    <w:rsid w:val="00B71BA7"/>
    <w:rsid w:val="00B71FB9"/>
    <w:rsid w:val="00B7254A"/>
    <w:rsid w:val="00B7264B"/>
    <w:rsid w:val="00B7286F"/>
    <w:rsid w:val="00B72E94"/>
    <w:rsid w:val="00B72FFC"/>
    <w:rsid w:val="00B7353F"/>
    <w:rsid w:val="00B73AB0"/>
    <w:rsid w:val="00B76988"/>
    <w:rsid w:val="00B76B5C"/>
    <w:rsid w:val="00B77118"/>
    <w:rsid w:val="00B779FE"/>
    <w:rsid w:val="00B80B0D"/>
    <w:rsid w:val="00B815B2"/>
    <w:rsid w:val="00B81A41"/>
    <w:rsid w:val="00B82306"/>
    <w:rsid w:val="00B834FD"/>
    <w:rsid w:val="00B83809"/>
    <w:rsid w:val="00B83AFD"/>
    <w:rsid w:val="00B843F1"/>
    <w:rsid w:val="00B845EC"/>
    <w:rsid w:val="00B85903"/>
    <w:rsid w:val="00B86707"/>
    <w:rsid w:val="00B86742"/>
    <w:rsid w:val="00B868F6"/>
    <w:rsid w:val="00B86EF7"/>
    <w:rsid w:val="00B87957"/>
    <w:rsid w:val="00B879DF"/>
    <w:rsid w:val="00B87B50"/>
    <w:rsid w:val="00B915CE"/>
    <w:rsid w:val="00B91D61"/>
    <w:rsid w:val="00B91E48"/>
    <w:rsid w:val="00B92D3A"/>
    <w:rsid w:val="00B93223"/>
    <w:rsid w:val="00B934C0"/>
    <w:rsid w:val="00B93A0F"/>
    <w:rsid w:val="00B942E0"/>
    <w:rsid w:val="00B9436E"/>
    <w:rsid w:val="00B94479"/>
    <w:rsid w:val="00B96E94"/>
    <w:rsid w:val="00B9758A"/>
    <w:rsid w:val="00B976CF"/>
    <w:rsid w:val="00B97998"/>
    <w:rsid w:val="00B97C1E"/>
    <w:rsid w:val="00B97C3F"/>
    <w:rsid w:val="00BA00BD"/>
    <w:rsid w:val="00BA0393"/>
    <w:rsid w:val="00BA03E2"/>
    <w:rsid w:val="00BA0A3C"/>
    <w:rsid w:val="00BA0C6A"/>
    <w:rsid w:val="00BA0E09"/>
    <w:rsid w:val="00BA12B2"/>
    <w:rsid w:val="00BA1312"/>
    <w:rsid w:val="00BA1926"/>
    <w:rsid w:val="00BA25C3"/>
    <w:rsid w:val="00BA281F"/>
    <w:rsid w:val="00BA28F4"/>
    <w:rsid w:val="00BA2933"/>
    <w:rsid w:val="00BA3207"/>
    <w:rsid w:val="00BA3472"/>
    <w:rsid w:val="00BA34AE"/>
    <w:rsid w:val="00BA498B"/>
    <w:rsid w:val="00BA52AF"/>
    <w:rsid w:val="00BB08F5"/>
    <w:rsid w:val="00BB2577"/>
    <w:rsid w:val="00BB2731"/>
    <w:rsid w:val="00BB2CF4"/>
    <w:rsid w:val="00BB313D"/>
    <w:rsid w:val="00BB4005"/>
    <w:rsid w:val="00BB4125"/>
    <w:rsid w:val="00BB4E61"/>
    <w:rsid w:val="00BB535D"/>
    <w:rsid w:val="00BB56B0"/>
    <w:rsid w:val="00BB56B2"/>
    <w:rsid w:val="00BB5EDC"/>
    <w:rsid w:val="00BB6697"/>
    <w:rsid w:val="00BB73B9"/>
    <w:rsid w:val="00BB770F"/>
    <w:rsid w:val="00BB7A81"/>
    <w:rsid w:val="00BC041D"/>
    <w:rsid w:val="00BC04E4"/>
    <w:rsid w:val="00BC2091"/>
    <w:rsid w:val="00BC3155"/>
    <w:rsid w:val="00BC3928"/>
    <w:rsid w:val="00BC4420"/>
    <w:rsid w:val="00BC481F"/>
    <w:rsid w:val="00BC4DAA"/>
    <w:rsid w:val="00BC4EFA"/>
    <w:rsid w:val="00BC6469"/>
    <w:rsid w:val="00BC6688"/>
    <w:rsid w:val="00BC77D7"/>
    <w:rsid w:val="00BD189F"/>
    <w:rsid w:val="00BD1C94"/>
    <w:rsid w:val="00BD2A3A"/>
    <w:rsid w:val="00BD35C0"/>
    <w:rsid w:val="00BD4489"/>
    <w:rsid w:val="00BD5222"/>
    <w:rsid w:val="00BD5B3E"/>
    <w:rsid w:val="00BD67BD"/>
    <w:rsid w:val="00BD741F"/>
    <w:rsid w:val="00BD74FC"/>
    <w:rsid w:val="00BE06A8"/>
    <w:rsid w:val="00BE0980"/>
    <w:rsid w:val="00BE16A4"/>
    <w:rsid w:val="00BE1999"/>
    <w:rsid w:val="00BE1DFD"/>
    <w:rsid w:val="00BE2730"/>
    <w:rsid w:val="00BE2B0E"/>
    <w:rsid w:val="00BE2D74"/>
    <w:rsid w:val="00BE393A"/>
    <w:rsid w:val="00BE4095"/>
    <w:rsid w:val="00BE4EFA"/>
    <w:rsid w:val="00BE630A"/>
    <w:rsid w:val="00BE685E"/>
    <w:rsid w:val="00BE74AC"/>
    <w:rsid w:val="00BE76B8"/>
    <w:rsid w:val="00BE7AE5"/>
    <w:rsid w:val="00BF0BD3"/>
    <w:rsid w:val="00BF2392"/>
    <w:rsid w:val="00BF26A9"/>
    <w:rsid w:val="00BF277B"/>
    <w:rsid w:val="00BF2906"/>
    <w:rsid w:val="00BF2DC6"/>
    <w:rsid w:val="00BF4123"/>
    <w:rsid w:val="00BF484F"/>
    <w:rsid w:val="00BF4CFA"/>
    <w:rsid w:val="00BF4DF3"/>
    <w:rsid w:val="00BF4FE4"/>
    <w:rsid w:val="00BF4FED"/>
    <w:rsid w:val="00BF5849"/>
    <w:rsid w:val="00BF5B48"/>
    <w:rsid w:val="00BF5FED"/>
    <w:rsid w:val="00BF691F"/>
    <w:rsid w:val="00C01A58"/>
    <w:rsid w:val="00C02091"/>
    <w:rsid w:val="00C021B8"/>
    <w:rsid w:val="00C023A5"/>
    <w:rsid w:val="00C031B3"/>
    <w:rsid w:val="00C043AF"/>
    <w:rsid w:val="00C0440B"/>
    <w:rsid w:val="00C046CF"/>
    <w:rsid w:val="00C06FFA"/>
    <w:rsid w:val="00C07126"/>
    <w:rsid w:val="00C077A6"/>
    <w:rsid w:val="00C10BAA"/>
    <w:rsid w:val="00C118E3"/>
    <w:rsid w:val="00C11C6A"/>
    <w:rsid w:val="00C132A3"/>
    <w:rsid w:val="00C136FC"/>
    <w:rsid w:val="00C13DF4"/>
    <w:rsid w:val="00C13EBF"/>
    <w:rsid w:val="00C1405A"/>
    <w:rsid w:val="00C15355"/>
    <w:rsid w:val="00C1546E"/>
    <w:rsid w:val="00C1670D"/>
    <w:rsid w:val="00C1679C"/>
    <w:rsid w:val="00C16AD7"/>
    <w:rsid w:val="00C16D94"/>
    <w:rsid w:val="00C17917"/>
    <w:rsid w:val="00C17F1A"/>
    <w:rsid w:val="00C203A9"/>
    <w:rsid w:val="00C20823"/>
    <w:rsid w:val="00C20ABC"/>
    <w:rsid w:val="00C21FA8"/>
    <w:rsid w:val="00C2377C"/>
    <w:rsid w:val="00C23B7D"/>
    <w:rsid w:val="00C245E6"/>
    <w:rsid w:val="00C24852"/>
    <w:rsid w:val="00C2485F"/>
    <w:rsid w:val="00C24A2F"/>
    <w:rsid w:val="00C25C80"/>
    <w:rsid w:val="00C25D6F"/>
    <w:rsid w:val="00C30579"/>
    <w:rsid w:val="00C30B3A"/>
    <w:rsid w:val="00C30E69"/>
    <w:rsid w:val="00C31F74"/>
    <w:rsid w:val="00C3267C"/>
    <w:rsid w:val="00C34505"/>
    <w:rsid w:val="00C34AA1"/>
    <w:rsid w:val="00C34C45"/>
    <w:rsid w:val="00C34D08"/>
    <w:rsid w:val="00C350D2"/>
    <w:rsid w:val="00C35E89"/>
    <w:rsid w:val="00C36283"/>
    <w:rsid w:val="00C36BC9"/>
    <w:rsid w:val="00C36FF0"/>
    <w:rsid w:val="00C37882"/>
    <w:rsid w:val="00C37FE2"/>
    <w:rsid w:val="00C420DC"/>
    <w:rsid w:val="00C42682"/>
    <w:rsid w:val="00C42907"/>
    <w:rsid w:val="00C42B49"/>
    <w:rsid w:val="00C42B78"/>
    <w:rsid w:val="00C42D53"/>
    <w:rsid w:val="00C43197"/>
    <w:rsid w:val="00C44ABB"/>
    <w:rsid w:val="00C44D47"/>
    <w:rsid w:val="00C45283"/>
    <w:rsid w:val="00C46196"/>
    <w:rsid w:val="00C46930"/>
    <w:rsid w:val="00C475EC"/>
    <w:rsid w:val="00C47954"/>
    <w:rsid w:val="00C50207"/>
    <w:rsid w:val="00C50A27"/>
    <w:rsid w:val="00C51083"/>
    <w:rsid w:val="00C5243C"/>
    <w:rsid w:val="00C530A9"/>
    <w:rsid w:val="00C531E8"/>
    <w:rsid w:val="00C53501"/>
    <w:rsid w:val="00C53522"/>
    <w:rsid w:val="00C53DA9"/>
    <w:rsid w:val="00C53E98"/>
    <w:rsid w:val="00C53F24"/>
    <w:rsid w:val="00C541BB"/>
    <w:rsid w:val="00C549EB"/>
    <w:rsid w:val="00C552B8"/>
    <w:rsid w:val="00C553ED"/>
    <w:rsid w:val="00C55F6C"/>
    <w:rsid w:val="00C56FA9"/>
    <w:rsid w:val="00C607A8"/>
    <w:rsid w:val="00C60B76"/>
    <w:rsid w:val="00C60DF2"/>
    <w:rsid w:val="00C60E05"/>
    <w:rsid w:val="00C62CAC"/>
    <w:rsid w:val="00C62D60"/>
    <w:rsid w:val="00C63111"/>
    <w:rsid w:val="00C63B60"/>
    <w:rsid w:val="00C63CFB"/>
    <w:rsid w:val="00C6401D"/>
    <w:rsid w:val="00C64AF7"/>
    <w:rsid w:val="00C64F97"/>
    <w:rsid w:val="00C65BDB"/>
    <w:rsid w:val="00C66767"/>
    <w:rsid w:val="00C703D8"/>
    <w:rsid w:val="00C70B9C"/>
    <w:rsid w:val="00C72593"/>
    <w:rsid w:val="00C73BEF"/>
    <w:rsid w:val="00C73E80"/>
    <w:rsid w:val="00C73FFA"/>
    <w:rsid w:val="00C74321"/>
    <w:rsid w:val="00C74598"/>
    <w:rsid w:val="00C745B9"/>
    <w:rsid w:val="00C748AD"/>
    <w:rsid w:val="00C74919"/>
    <w:rsid w:val="00C74BB5"/>
    <w:rsid w:val="00C74EF5"/>
    <w:rsid w:val="00C74F38"/>
    <w:rsid w:val="00C74F79"/>
    <w:rsid w:val="00C75281"/>
    <w:rsid w:val="00C7529E"/>
    <w:rsid w:val="00C76163"/>
    <w:rsid w:val="00C76198"/>
    <w:rsid w:val="00C7626C"/>
    <w:rsid w:val="00C764BB"/>
    <w:rsid w:val="00C76DCA"/>
    <w:rsid w:val="00C8040C"/>
    <w:rsid w:val="00C804E6"/>
    <w:rsid w:val="00C8086C"/>
    <w:rsid w:val="00C80BE6"/>
    <w:rsid w:val="00C80D94"/>
    <w:rsid w:val="00C810D2"/>
    <w:rsid w:val="00C823F3"/>
    <w:rsid w:val="00C82D3D"/>
    <w:rsid w:val="00C82F9D"/>
    <w:rsid w:val="00C836FD"/>
    <w:rsid w:val="00C84290"/>
    <w:rsid w:val="00C8496E"/>
    <w:rsid w:val="00C85293"/>
    <w:rsid w:val="00C857C7"/>
    <w:rsid w:val="00C85D08"/>
    <w:rsid w:val="00C8630B"/>
    <w:rsid w:val="00C864A7"/>
    <w:rsid w:val="00C8698D"/>
    <w:rsid w:val="00C86C53"/>
    <w:rsid w:val="00C876F4"/>
    <w:rsid w:val="00C87BA7"/>
    <w:rsid w:val="00C90A36"/>
    <w:rsid w:val="00C912DB"/>
    <w:rsid w:val="00C91EE0"/>
    <w:rsid w:val="00C9210D"/>
    <w:rsid w:val="00C922A2"/>
    <w:rsid w:val="00C923D2"/>
    <w:rsid w:val="00C928D1"/>
    <w:rsid w:val="00C92926"/>
    <w:rsid w:val="00C930BC"/>
    <w:rsid w:val="00C94688"/>
    <w:rsid w:val="00C94B15"/>
    <w:rsid w:val="00C94D84"/>
    <w:rsid w:val="00C951EE"/>
    <w:rsid w:val="00C9524F"/>
    <w:rsid w:val="00C9536B"/>
    <w:rsid w:val="00C95511"/>
    <w:rsid w:val="00C96E44"/>
    <w:rsid w:val="00C97B30"/>
    <w:rsid w:val="00C97DF6"/>
    <w:rsid w:val="00CA012C"/>
    <w:rsid w:val="00CA0637"/>
    <w:rsid w:val="00CA07B6"/>
    <w:rsid w:val="00CA0D46"/>
    <w:rsid w:val="00CA152B"/>
    <w:rsid w:val="00CA3447"/>
    <w:rsid w:val="00CA3797"/>
    <w:rsid w:val="00CA3C7B"/>
    <w:rsid w:val="00CA3D7C"/>
    <w:rsid w:val="00CA4456"/>
    <w:rsid w:val="00CA537E"/>
    <w:rsid w:val="00CA5638"/>
    <w:rsid w:val="00CA58BA"/>
    <w:rsid w:val="00CA5B27"/>
    <w:rsid w:val="00CA67CD"/>
    <w:rsid w:val="00CA710D"/>
    <w:rsid w:val="00CB0A67"/>
    <w:rsid w:val="00CB1253"/>
    <w:rsid w:val="00CB1599"/>
    <w:rsid w:val="00CB1F1A"/>
    <w:rsid w:val="00CB2695"/>
    <w:rsid w:val="00CB2DB9"/>
    <w:rsid w:val="00CB4365"/>
    <w:rsid w:val="00CB4627"/>
    <w:rsid w:val="00CB4719"/>
    <w:rsid w:val="00CB4D4F"/>
    <w:rsid w:val="00CB508A"/>
    <w:rsid w:val="00CB53B6"/>
    <w:rsid w:val="00CB5511"/>
    <w:rsid w:val="00CB5701"/>
    <w:rsid w:val="00CB5B26"/>
    <w:rsid w:val="00CB6873"/>
    <w:rsid w:val="00CB6AC2"/>
    <w:rsid w:val="00CB71B0"/>
    <w:rsid w:val="00CB7D73"/>
    <w:rsid w:val="00CC02E5"/>
    <w:rsid w:val="00CC11DC"/>
    <w:rsid w:val="00CC1A22"/>
    <w:rsid w:val="00CC1D2B"/>
    <w:rsid w:val="00CC1DDF"/>
    <w:rsid w:val="00CC1EC4"/>
    <w:rsid w:val="00CC2377"/>
    <w:rsid w:val="00CC2435"/>
    <w:rsid w:val="00CC31E2"/>
    <w:rsid w:val="00CC3D46"/>
    <w:rsid w:val="00CC4B30"/>
    <w:rsid w:val="00CC4D9D"/>
    <w:rsid w:val="00CC54FC"/>
    <w:rsid w:val="00CC604F"/>
    <w:rsid w:val="00CC67F3"/>
    <w:rsid w:val="00CC688E"/>
    <w:rsid w:val="00CD0761"/>
    <w:rsid w:val="00CD0A07"/>
    <w:rsid w:val="00CD0B7D"/>
    <w:rsid w:val="00CD0BF0"/>
    <w:rsid w:val="00CD0C5E"/>
    <w:rsid w:val="00CD0DEE"/>
    <w:rsid w:val="00CD0E3E"/>
    <w:rsid w:val="00CD102A"/>
    <w:rsid w:val="00CD1407"/>
    <w:rsid w:val="00CD34AB"/>
    <w:rsid w:val="00CD490C"/>
    <w:rsid w:val="00CD5005"/>
    <w:rsid w:val="00CD5370"/>
    <w:rsid w:val="00CD5783"/>
    <w:rsid w:val="00CD5798"/>
    <w:rsid w:val="00CD5868"/>
    <w:rsid w:val="00CD642D"/>
    <w:rsid w:val="00CD65A4"/>
    <w:rsid w:val="00CD660A"/>
    <w:rsid w:val="00CD7A22"/>
    <w:rsid w:val="00CE0D16"/>
    <w:rsid w:val="00CE11DA"/>
    <w:rsid w:val="00CE1413"/>
    <w:rsid w:val="00CE1589"/>
    <w:rsid w:val="00CE1F61"/>
    <w:rsid w:val="00CE2C87"/>
    <w:rsid w:val="00CE30E6"/>
    <w:rsid w:val="00CE31B2"/>
    <w:rsid w:val="00CE3619"/>
    <w:rsid w:val="00CE3EF0"/>
    <w:rsid w:val="00CE41E2"/>
    <w:rsid w:val="00CE423E"/>
    <w:rsid w:val="00CE455C"/>
    <w:rsid w:val="00CE487C"/>
    <w:rsid w:val="00CE4971"/>
    <w:rsid w:val="00CE4CB9"/>
    <w:rsid w:val="00CE4EFD"/>
    <w:rsid w:val="00CE54EB"/>
    <w:rsid w:val="00CE5586"/>
    <w:rsid w:val="00CE63C8"/>
    <w:rsid w:val="00CE68EB"/>
    <w:rsid w:val="00CE6B37"/>
    <w:rsid w:val="00CE6BF3"/>
    <w:rsid w:val="00CE7734"/>
    <w:rsid w:val="00CE7B84"/>
    <w:rsid w:val="00CF02E0"/>
    <w:rsid w:val="00CF0B71"/>
    <w:rsid w:val="00CF137D"/>
    <w:rsid w:val="00CF13B2"/>
    <w:rsid w:val="00CF164C"/>
    <w:rsid w:val="00CF1E05"/>
    <w:rsid w:val="00CF1EB3"/>
    <w:rsid w:val="00CF226F"/>
    <w:rsid w:val="00CF2B8B"/>
    <w:rsid w:val="00CF37F5"/>
    <w:rsid w:val="00CF38AE"/>
    <w:rsid w:val="00CF44A1"/>
    <w:rsid w:val="00CF453E"/>
    <w:rsid w:val="00CF494E"/>
    <w:rsid w:val="00CF5240"/>
    <w:rsid w:val="00CF5456"/>
    <w:rsid w:val="00CF587D"/>
    <w:rsid w:val="00CF622A"/>
    <w:rsid w:val="00CF6330"/>
    <w:rsid w:val="00D00132"/>
    <w:rsid w:val="00D00A26"/>
    <w:rsid w:val="00D00D3D"/>
    <w:rsid w:val="00D00E60"/>
    <w:rsid w:val="00D01159"/>
    <w:rsid w:val="00D01F88"/>
    <w:rsid w:val="00D01FB6"/>
    <w:rsid w:val="00D02181"/>
    <w:rsid w:val="00D03422"/>
    <w:rsid w:val="00D0358C"/>
    <w:rsid w:val="00D03A21"/>
    <w:rsid w:val="00D04A5C"/>
    <w:rsid w:val="00D05450"/>
    <w:rsid w:val="00D056E4"/>
    <w:rsid w:val="00D05FEE"/>
    <w:rsid w:val="00D0606F"/>
    <w:rsid w:val="00D10186"/>
    <w:rsid w:val="00D104ED"/>
    <w:rsid w:val="00D106A5"/>
    <w:rsid w:val="00D1080C"/>
    <w:rsid w:val="00D10BCB"/>
    <w:rsid w:val="00D10CBA"/>
    <w:rsid w:val="00D10FB7"/>
    <w:rsid w:val="00D110EF"/>
    <w:rsid w:val="00D1156E"/>
    <w:rsid w:val="00D116CA"/>
    <w:rsid w:val="00D12AFE"/>
    <w:rsid w:val="00D13150"/>
    <w:rsid w:val="00D13160"/>
    <w:rsid w:val="00D147CF"/>
    <w:rsid w:val="00D155C1"/>
    <w:rsid w:val="00D156E4"/>
    <w:rsid w:val="00D1678E"/>
    <w:rsid w:val="00D1729B"/>
    <w:rsid w:val="00D17345"/>
    <w:rsid w:val="00D17879"/>
    <w:rsid w:val="00D17EA3"/>
    <w:rsid w:val="00D21B75"/>
    <w:rsid w:val="00D21E62"/>
    <w:rsid w:val="00D238F9"/>
    <w:rsid w:val="00D23C75"/>
    <w:rsid w:val="00D24FB1"/>
    <w:rsid w:val="00D24FD6"/>
    <w:rsid w:val="00D25792"/>
    <w:rsid w:val="00D27665"/>
    <w:rsid w:val="00D27D62"/>
    <w:rsid w:val="00D30F73"/>
    <w:rsid w:val="00D31543"/>
    <w:rsid w:val="00D321F0"/>
    <w:rsid w:val="00D32355"/>
    <w:rsid w:val="00D327D1"/>
    <w:rsid w:val="00D33ABA"/>
    <w:rsid w:val="00D34122"/>
    <w:rsid w:val="00D34753"/>
    <w:rsid w:val="00D34929"/>
    <w:rsid w:val="00D349D2"/>
    <w:rsid w:val="00D34DAD"/>
    <w:rsid w:val="00D351C1"/>
    <w:rsid w:val="00D377F5"/>
    <w:rsid w:val="00D37AAC"/>
    <w:rsid w:val="00D37EDC"/>
    <w:rsid w:val="00D4048C"/>
    <w:rsid w:val="00D405E8"/>
    <w:rsid w:val="00D40EE3"/>
    <w:rsid w:val="00D420EE"/>
    <w:rsid w:val="00D42E7B"/>
    <w:rsid w:val="00D44063"/>
    <w:rsid w:val="00D44516"/>
    <w:rsid w:val="00D44FB6"/>
    <w:rsid w:val="00D45A54"/>
    <w:rsid w:val="00D4607A"/>
    <w:rsid w:val="00D4621E"/>
    <w:rsid w:val="00D47385"/>
    <w:rsid w:val="00D5060A"/>
    <w:rsid w:val="00D51B8F"/>
    <w:rsid w:val="00D520E5"/>
    <w:rsid w:val="00D52EE6"/>
    <w:rsid w:val="00D5397B"/>
    <w:rsid w:val="00D53BCD"/>
    <w:rsid w:val="00D5409E"/>
    <w:rsid w:val="00D54458"/>
    <w:rsid w:val="00D547BA"/>
    <w:rsid w:val="00D5519A"/>
    <w:rsid w:val="00D5533D"/>
    <w:rsid w:val="00D558C3"/>
    <w:rsid w:val="00D55A9C"/>
    <w:rsid w:val="00D56340"/>
    <w:rsid w:val="00D571E1"/>
    <w:rsid w:val="00D57208"/>
    <w:rsid w:val="00D57A66"/>
    <w:rsid w:val="00D60379"/>
    <w:rsid w:val="00D607D8"/>
    <w:rsid w:val="00D61459"/>
    <w:rsid w:val="00D61860"/>
    <w:rsid w:val="00D62367"/>
    <w:rsid w:val="00D632DE"/>
    <w:rsid w:val="00D63DB1"/>
    <w:rsid w:val="00D63FAF"/>
    <w:rsid w:val="00D6568D"/>
    <w:rsid w:val="00D658E4"/>
    <w:rsid w:val="00D6590E"/>
    <w:rsid w:val="00D65C0C"/>
    <w:rsid w:val="00D664A4"/>
    <w:rsid w:val="00D6689C"/>
    <w:rsid w:val="00D673D8"/>
    <w:rsid w:val="00D67B84"/>
    <w:rsid w:val="00D707DA"/>
    <w:rsid w:val="00D71026"/>
    <w:rsid w:val="00D725C9"/>
    <w:rsid w:val="00D729B8"/>
    <w:rsid w:val="00D7302B"/>
    <w:rsid w:val="00D75302"/>
    <w:rsid w:val="00D7557E"/>
    <w:rsid w:val="00D75EAF"/>
    <w:rsid w:val="00D76188"/>
    <w:rsid w:val="00D76359"/>
    <w:rsid w:val="00D7680F"/>
    <w:rsid w:val="00D76A52"/>
    <w:rsid w:val="00D76B8F"/>
    <w:rsid w:val="00D76ED8"/>
    <w:rsid w:val="00D77876"/>
    <w:rsid w:val="00D77DAB"/>
    <w:rsid w:val="00D80216"/>
    <w:rsid w:val="00D8044B"/>
    <w:rsid w:val="00D80665"/>
    <w:rsid w:val="00D80BBD"/>
    <w:rsid w:val="00D80CA3"/>
    <w:rsid w:val="00D814F8"/>
    <w:rsid w:val="00D81CA7"/>
    <w:rsid w:val="00D8253E"/>
    <w:rsid w:val="00D82907"/>
    <w:rsid w:val="00D82B1E"/>
    <w:rsid w:val="00D82FB2"/>
    <w:rsid w:val="00D82FEA"/>
    <w:rsid w:val="00D835F1"/>
    <w:rsid w:val="00D83D4C"/>
    <w:rsid w:val="00D848D4"/>
    <w:rsid w:val="00D8515B"/>
    <w:rsid w:val="00D85276"/>
    <w:rsid w:val="00D85398"/>
    <w:rsid w:val="00D859C4"/>
    <w:rsid w:val="00D86001"/>
    <w:rsid w:val="00D86D6A"/>
    <w:rsid w:val="00D8724A"/>
    <w:rsid w:val="00D8743C"/>
    <w:rsid w:val="00D8748C"/>
    <w:rsid w:val="00D8796E"/>
    <w:rsid w:val="00D87B6D"/>
    <w:rsid w:val="00D90021"/>
    <w:rsid w:val="00D91148"/>
    <w:rsid w:val="00D915F9"/>
    <w:rsid w:val="00D91EAF"/>
    <w:rsid w:val="00D9286C"/>
    <w:rsid w:val="00D92AD4"/>
    <w:rsid w:val="00D9347A"/>
    <w:rsid w:val="00D934AC"/>
    <w:rsid w:val="00D939DF"/>
    <w:rsid w:val="00D93E22"/>
    <w:rsid w:val="00D9474F"/>
    <w:rsid w:val="00D950FA"/>
    <w:rsid w:val="00D95126"/>
    <w:rsid w:val="00D95166"/>
    <w:rsid w:val="00D95646"/>
    <w:rsid w:val="00D96136"/>
    <w:rsid w:val="00D96C01"/>
    <w:rsid w:val="00D96E00"/>
    <w:rsid w:val="00D97DE4"/>
    <w:rsid w:val="00DA06C4"/>
    <w:rsid w:val="00DA0DE6"/>
    <w:rsid w:val="00DA1143"/>
    <w:rsid w:val="00DA11FF"/>
    <w:rsid w:val="00DA161C"/>
    <w:rsid w:val="00DA1C45"/>
    <w:rsid w:val="00DA21DE"/>
    <w:rsid w:val="00DA2689"/>
    <w:rsid w:val="00DA2B8F"/>
    <w:rsid w:val="00DA2E12"/>
    <w:rsid w:val="00DA3A45"/>
    <w:rsid w:val="00DA3B79"/>
    <w:rsid w:val="00DA3CEB"/>
    <w:rsid w:val="00DA6913"/>
    <w:rsid w:val="00DA6B6E"/>
    <w:rsid w:val="00DA6F06"/>
    <w:rsid w:val="00DA77FC"/>
    <w:rsid w:val="00DA7B7B"/>
    <w:rsid w:val="00DA7FF8"/>
    <w:rsid w:val="00DB0328"/>
    <w:rsid w:val="00DB0764"/>
    <w:rsid w:val="00DB0BA4"/>
    <w:rsid w:val="00DB0DC5"/>
    <w:rsid w:val="00DB20F6"/>
    <w:rsid w:val="00DB236B"/>
    <w:rsid w:val="00DB2552"/>
    <w:rsid w:val="00DB2A5C"/>
    <w:rsid w:val="00DB3E46"/>
    <w:rsid w:val="00DB5C40"/>
    <w:rsid w:val="00DB65CB"/>
    <w:rsid w:val="00DB67F2"/>
    <w:rsid w:val="00DB686A"/>
    <w:rsid w:val="00DB6F77"/>
    <w:rsid w:val="00DC068B"/>
    <w:rsid w:val="00DC1826"/>
    <w:rsid w:val="00DC1CF3"/>
    <w:rsid w:val="00DC27B8"/>
    <w:rsid w:val="00DC282B"/>
    <w:rsid w:val="00DC2CB0"/>
    <w:rsid w:val="00DC38C5"/>
    <w:rsid w:val="00DC4D40"/>
    <w:rsid w:val="00DC5148"/>
    <w:rsid w:val="00DC5DB3"/>
    <w:rsid w:val="00DC61F1"/>
    <w:rsid w:val="00DC6F7C"/>
    <w:rsid w:val="00DC70AC"/>
    <w:rsid w:val="00DC75F9"/>
    <w:rsid w:val="00DD080E"/>
    <w:rsid w:val="00DD0935"/>
    <w:rsid w:val="00DD1B50"/>
    <w:rsid w:val="00DD2328"/>
    <w:rsid w:val="00DD24AD"/>
    <w:rsid w:val="00DD2C67"/>
    <w:rsid w:val="00DD3086"/>
    <w:rsid w:val="00DD380E"/>
    <w:rsid w:val="00DD38DE"/>
    <w:rsid w:val="00DD4BB5"/>
    <w:rsid w:val="00DD75AC"/>
    <w:rsid w:val="00DE04C4"/>
    <w:rsid w:val="00DE1464"/>
    <w:rsid w:val="00DE217B"/>
    <w:rsid w:val="00DE382D"/>
    <w:rsid w:val="00DE3FDB"/>
    <w:rsid w:val="00DE41A9"/>
    <w:rsid w:val="00DE4BF7"/>
    <w:rsid w:val="00DE597D"/>
    <w:rsid w:val="00DE5E99"/>
    <w:rsid w:val="00DE65F9"/>
    <w:rsid w:val="00DF0C47"/>
    <w:rsid w:val="00DF12A4"/>
    <w:rsid w:val="00DF1792"/>
    <w:rsid w:val="00DF1E34"/>
    <w:rsid w:val="00DF1EE1"/>
    <w:rsid w:val="00DF23DA"/>
    <w:rsid w:val="00DF2CB9"/>
    <w:rsid w:val="00DF2E52"/>
    <w:rsid w:val="00DF327D"/>
    <w:rsid w:val="00DF3583"/>
    <w:rsid w:val="00DF3C7B"/>
    <w:rsid w:val="00DF3DB2"/>
    <w:rsid w:val="00DF44E3"/>
    <w:rsid w:val="00DF5F3B"/>
    <w:rsid w:val="00DF694B"/>
    <w:rsid w:val="00DF7E67"/>
    <w:rsid w:val="00E00C84"/>
    <w:rsid w:val="00E0144C"/>
    <w:rsid w:val="00E01AE3"/>
    <w:rsid w:val="00E01B54"/>
    <w:rsid w:val="00E01E8C"/>
    <w:rsid w:val="00E02ACF"/>
    <w:rsid w:val="00E0379F"/>
    <w:rsid w:val="00E04A10"/>
    <w:rsid w:val="00E058D8"/>
    <w:rsid w:val="00E05C0E"/>
    <w:rsid w:val="00E06243"/>
    <w:rsid w:val="00E0755B"/>
    <w:rsid w:val="00E079F9"/>
    <w:rsid w:val="00E10A89"/>
    <w:rsid w:val="00E10B66"/>
    <w:rsid w:val="00E11E14"/>
    <w:rsid w:val="00E12931"/>
    <w:rsid w:val="00E12D96"/>
    <w:rsid w:val="00E134CD"/>
    <w:rsid w:val="00E13696"/>
    <w:rsid w:val="00E13AA8"/>
    <w:rsid w:val="00E1416B"/>
    <w:rsid w:val="00E14253"/>
    <w:rsid w:val="00E154DA"/>
    <w:rsid w:val="00E157D2"/>
    <w:rsid w:val="00E1618C"/>
    <w:rsid w:val="00E16257"/>
    <w:rsid w:val="00E166D8"/>
    <w:rsid w:val="00E16B51"/>
    <w:rsid w:val="00E16F49"/>
    <w:rsid w:val="00E17CC6"/>
    <w:rsid w:val="00E17FB1"/>
    <w:rsid w:val="00E20B16"/>
    <w:rsid w:val="00E20DCC"/>
    <w:rsid w:val="00E22DCA"/>
    <w:rsid w:val="00E2376D"/>
    <w:rsid w:val="00E238C6"/>
    <w:rsid w:val="00E23FF8"/>
    <w:rsid w:val="00E24862"/>
    <w:rsid w:val="00E24D94"/>
    <w:rsid w:val="00E2504A"/>
    <w:rsid w:val="00E256A2"/>
    <w:rsid w:val="00E25914"/>
    <w:rsid w:val="00E25A00"/>
    <w:rsid w:val="00E26009"/>
    <w:rsid w:val="00E2636F"/>
    <w:rsid w:val="00E267A2"/>
    <w:rsid w:val="00E26813"/>
    <w:rsid w:val="00E27253"/>
    <w:rsid w:val="00E2762A"/>
    <w:rsid w:val="00E27769"/>
    <w:rsid w:val="00E302D6"/>
    <w:rsid w:val="00E3083B"/>
    <w:rsid w:val="00E3127B"/>
    <w:rsid w:val="00E323B1"/>
    <w:rsid w:val="00E327AA"/>
    <w:rsid w:val="00E32AF0"/>
    <w:rsid w:val="00E34256"/>
    <w:rsid w:val="00E34378"/>
    <w:rsid w:val="00E350A3"/>
    <w:rsid w:val="00E35144"/>
    <w:rsid w:val="00E3560D"/>
    <w:rsid w:val="00E358FA"/>
    <w:rsid w:val="00E35BA3"/>
    <w:rsid w:val="00E35E40"/>
    <w:rsid w:val="00E362AE"/>
    <w:rsid w:val="00E37FE9"/>
    <w:rsid w:val="00E40C44"/>
    <w:rsid w:val="00E410B9"/>
    <w:rsid w:val="00E41B1D"/>
    <w:rsid w:val="00E41BAC"/>
    <w:rsid w:val="00E4258A"/>
    <w:rsid w:val="00E439DE"/>
    <w:rsid w:val="00E43A04"/>
    <w:rsid w:val="00E43FA3"/>
    <w:rsid w:val="00E441A5"/>
    <w:rsid w:val="00E44AF7"/>
    <w:rsid w:val="00E4550A"/>
    <w:rsid w:val="00E45AB7"/>
    <w:rsid w:val="00E45BE9"/>
    <w:rsid w:val="00E46080"/>
    <w:rsid w:val="00E4645E"/>
    <w:rsid w:val="00E46BF6"/>
    <w:rsid w:val="00E47555"/>
    <w:rsid w:val="00E4798D"/>
    <w:rsid w:val="00E47B20"/>
    <w:rsid w:val="00E47BC5"/>
    <w:rsid w:val="00E50338"/>
    <w:rsid w:val="00E5060A"/>
    <w:rsid w:val="00E5075F"/>
    <w:rsid w:val="00E50E89"/>
    <w:rsid w:val="00E50F33"/>
    <w:rsid w:val="00E519F3"/>
    <w:rsid w:val="00E51E2E"/>
    <w:rsid w:val="00E5203E"/>
    <w:rsid w:val="00E52CD3"/>
    <w:rsid w:val="00E54B30"/>
    <w:rsid w:val="00E54D22"/>
    <w:rsid w:val="00E55A93"/>
    <w:rsid w:val="00E562C6"/>
    <w:rsid w:val="00E56472"/>
    <w:rsid w:val="00E57C7F"/>
    <w:rsid w:val="00E6062A"/>
    <w:rsid w:val="00E613DB"/>
    <w:rsid w:val="00E61759"/>
    <w:rsid w:val="00E61DB3"/>
    <w:rsid w:val="00E626AF"/>
    <w:rsid w:val="00E62B67"/>
    <w:rsid w:val="00E63634"/>
    <w:rsid w:val="00E63835"/>
    <w:rsid w:val="00E63F51"/>
    <w:rsid w:val="00E64B86"/>
    <w:rsid w:val="00E65E0A"/>
    <w:rsid w:val="00E66616"/>
    <w:rsid w:val="00E6735A"/>
    <w:rsid w:val="00E70645"/>
    <w:rsid w:val="00E70CF8"/>
    <w:rsid w:val="00E70E2C"/>
    <w:rsid w:val="00E724EC"/>
    <w:rsid w:val="00E7279E"/>
    <w:rsid w:val="00E732F5"/>
    <w:rsid w:val="00E734F5"/>
    <w:rsid w:val="00E7503F"/>
    <w:rsid w:val="00E7579D"/>
    <w:rsid w:val="00E766BA"/>
    <w:rsid w:val="00E76E78"/>
    <w:rsid w:val="00E76FCD"/>
    <w:rsid w:val="00E77907"/>
    <w:rsid w:val="00E80756"/>
    <w:rsid w:val="00E827AB"/>
    <w:rsid w:val="00E82A57"/>
    <w:rsid w:val="00E82F8B"/>
    <w:rsid w:val="00E83222"/>
    <w:rsid w:val="00E83AF1"/>
    <w:rsid w:val="00E83E9B"/>
    <w:rsid w:val="00E84817"/>
    <w:rsid w:val="00E84D6D"/>
    <w:rsid w:val="00E8559C"/>
    <w:rsid w:val="00E856B3"/>
    <w:rsid w:val="00E857C0"/>
    <w:rsid w:val="00E85C6F"/>
    <w:rsid w:val="00E85D91"/>
    <w:rsid w:val="00E85F89"/>
    <w:rsid w:val="00E86D99"/>
    <w:rsid w:val="00E8792E"/>
    <w:rsid w:val="00E9051C"/>
    <w:rsid w:val="00E90950"/>
    <w:rsid w:val="00E9095C"/>
    <w:rsid w:val="00E92072"/>
    <w:rsid w:val="00E9247F"/>
    <w:rsid w:val="00E9261C"/>
    <w:rsid w:val="00E92BC8"/>
    <w:rsid w:val="00E935C4"/>
    <w:rsid w:val="00E9374D"/>
    <w:rsid w:val="00E937E1"/>
    <w:rsid w:val="00E93839"/>
    <w:rsid w:val="00E947C6"/>
    <w:rsid w:val="00E9496C"/>
    <w:rsid w:val="00E94D4E"/>
    <w:rsid w:val="00E950FA"/>
    <w:rsid w:val="00E97A19"/>
    <w:rsid w:val="00E97DC6"/>
    <w:rsid w:val="00EA0166"/>
    <w:rsid w:val="00EA0887"/>
    <w:rsid w:val="00EA1A1E"/>
    <w:rsid w:val="00EA1B30"/>
    <w:rsid w:val="00EA20FD"/>
    <w:rsid w:val="00EA2AD3"/>
    <w:rsid w:val="00EA2DD4"/>
    <w:rsid w:val="00EA3D62"/>
    <w:rsid w:val="00EA3DB6"/>
    <w:rsid w:val="00EA55A6"/>
    <w:rsid w:val="00EA560B"/>
    <w:rsid w:val="00EA5ACC"/>
    <w:rsid w:val="00EA5EB3"/>
    <w:rsid w:val="00EA7146"/>
    <w:rsid w:val="00EB0150"/>
    <w:rsid w:val="00EB01C5"/>
    <w:rsid w:val="00EB0BDD"/>
    <w:rsid w:val="00EB0FAD"/>
    <w:rsid w:val="00EB1C45"/>
    <w:rsid w:val="00EB2031"/>
    <w:rsid w:val="00EB296F"/>
    <w:rsid w:val="00EB2E98"/>
    <w:rsid w:val="00EB2F32"/>
    <w:rsid w:val="00EB33A6"/>
    <w:rsid w:val="00EB3D30"/>
    <w:rsid w:val="00EB3EA8"/>
    <w:rsid w:val="00EB5067"/>
    <w:rsid w:val="00EB55F2"/>
    <w:rsid w:val="00EB5CF2"/>
    <w:rsid w:val="00EB5D9F"/>
    <w:rsid w:val="00EB5DC6"/>
    <w:rsid w:val="00EB5F5C"/>
    <w:rsid w:val="00EB678F"/>
    <w:rsid w:val="00EB7C55"/>
    <w:rsid w:val="00EC07B5"/>
    <w:rsid w:val="00EC1451"/>
    <w:rsid w:val="00EC1585"/>
    <w:rsid w:val="00EC17D2"/>
    <w:rsid w:val="00EC1D0C"/>
    <w:rsid w:val="00EC2135"/>
    <w:rsid w:val="00EC3C06"/>
    <w:rsid w:val="00EC3E24"/>
    <w:rsid w:val="00EC4049"/>
    <w:rsid w:val="00EC59E0"/>
    <w:rsid w:val="00EC6260"/>
    <w:rsid w:val="00EC6A12"/>
    <w:rsid w:val="00EC79FF"/>
    <w:rsid w:val="00ED026A"/>
    <w:rsid w:val="00ED0EB3"/>
    <w:rsid w:val="00ED12AA"/>
    <w:rsid w:val="00ED15FD"/>
    <w:rsid w:val="00ED1B3E"/>
    <w:rsid w:val="00ED1EBF"/>
    <w:rsid w:val="00ED1F64"/>
    <w:rsid w:val="00ED2131"/>
    <w:rsid w:val="00ED2222"/>
    <w:rsid w:val="00ED2C3F"/>
    <w:rsid w:val="00ED3420"/>
    <w:rsid w:val="00ED4718"/>
    <w:rsid w:val="00ED5573"/>
    <w:rsid w:val="00ED55C8"/>
    <w:rsid w:val="00ED5C5C"/>
    <w:rsid w:val="00ED5DF3"/>
    <w:rsid w:val="00ED5FE4"/>
    <w:rsid w:val="00ED60F1"/>
    <w:rsid w:val="00ED6540"/>
    <w:rsid w:val="00ED6D66"/>
    <w:rsid w:val="00ED6EFE"/>
    <w:rsid w:val="00ED76E4"/>
    <w:rsid w:val="00EE0B9F"/>
    <w:rsid w:val="00EE1144"/>
    <w:rsid w:val="00EE1581"/>
    <w:rsid w:val="00EE1B6F"/>
    <w:rsid w:val="00EE1CE7"/>
    <w:rsid w:val="00EE36BB"/>
    <w:rsid w:val="00EE3EA2"/>
    <w:rsid w:val="00EE4DC2"/>
    <w:rsid w:val="00EE4E40"/>
    <w:rsid w:val="00EE58BE"/>
    <w:rsid w:val="00EE5AA3"/>
    <w:rsid w:val="00EE5BC9"/>
    <w:rsid w:val="00EE7748"/>
    <w:rsid w:val="00EE7C42"/>
    <w:rsid w:val="00EF100E"/>
    <w:rsid w:val="00EF153E"/>
    <w:rsid w:val="00EF154F"/>
    <w:rsid w:val="00EF1820"/>
    <w:rsid w:val="00EF18A6"/>
    <w:rsid w:val="00EF1E06"/>
    <w:rsid w:val="00EF297E"/>
    <w:rsid w:val="00EF37F1"/>
    <w:rsid w:val="00EF3B44"/>
    <w:rsid w:val="00EF3D2D"/>
    <w:rsid w:val="00EF4277"/>
    <w:rsid w:val="00EF4541"/>
    <w:rsid w:val="00EF481A"/>
    <w:rsid w:val="00EF48C6"/>
    <w:rsid w:val="00EF51E3"/>
    <w:rsid w:val="00EF56AA"/>
    <w:rsid w:val="00EF5981"/>
    <w:rsid w:val="00EF6383"/>
    <w:rsid w:val="00EF74A1"/>
    <w:rsid w:val="00EF7C1B"/>
    <w:rsid w:val="00F0037F"/>
    <w:rsid w:val="00F008FA"/>
    <w:rsid w:val="00F027DE"/>
    <w:rsid w:val="00F02B60"/>
    <w:rsid w:val="00F02F2C"/>
    <w:rsid w:val="00F036CE"/>
    <w:rsid w:val="00F03AB2"/>
    <w:rsid w:val="00F045C9"/>
    <w:rsid w:val="00F0462B"/>
    <w:rsid w:val="00F05915"/>
    <w:rsid w:val="00F0622A"/>
    <w:rsid w:val="00F06801"/>
    <w:rsid w:val="00F0718D"/>
    <w:rsid w:val="00F078D8"/>
    <w:rsid w:val="00F102B9"/>
    <w:rsid w:val="00F10A59"/>
    <w:rsid w:val="00F11023"/>
    <w:rsid w:val="00F11ED2"/>
    <w:rsid w:val="00F130A9"/>
    <w:rsid w:val="00F13193"/>
    <w:rsid w:val="00F132A5"/>
    <w:rsid w:val="00F13A91"/>
    <w:rsid w:val="00F149BF"/>
    <w:rsid w:val="00F154BB"/>
    <w:rsid w:val="00F155A6"/>
    <w:rsid w:val="00F15DAE"/>
    <w:rsid w:val="00F165C9"/>
    <w:rsid w:val="00F178A4"/>
    <w:rsid w:val="00F178DE"/>
    <w:rsid w:val="00F17E0B"/>
    <w:rsid w:val="00F2260B"/>
    <w:rsid w:val="00F2268A"/>
    <w:rsid w:val="00F22729"/>
    <w:rsid w:val="00F23742"/>
    <w:rsid w:val="00F2382B"/>
    <w:rsid w:val="00F24654"/>
    <w:rsid w:val="00F24A99"/>
    <w:rsid w:val="00F26087"/>
    <w:rsid w:val="00F2791A"/>
    <w:rsid w:val="00F27C49"/>
    <w:rsid w:val="00F27D4D"/>
    <w:rsid w:val="00F30C52"/>
    <w:rsid w:val="00F31228"/>
    <w:rsid w:val="00F32688"/>
    <w:rsid w:val="00F32F82"/>
    <w:rsid w:val="00F342D6"/>
    <w:rsid w:val="00F348E0"/>
    <w:rsid w:val="00F34A34"/>
    <w:rsid w:val="00F34E12"/>
    <w:rsid w:val="00F34E97"/>
    <w:rsid w:val="00F35D9D"/>
    <w:rsid w:val="00F36755"/>
    <w:rsid w:val="00F36A12"/>
    <w:rsid w:val="00F36A72"/>
    <w:rsid w:val="00F36B52"/>
    <w:rsid w:val="00F36C8A"/>
    <w:rsid w:val="00F3752D"/>
    <w:rsid w:val="00F37937"/>
    <w:rsid w:val="00F37B3C"/>
    <w:rsid w:val="00F40A38"/>
    <w:rsid w:val="00F40C92"/>
    <w:rsid w:val="00F40DD3"/>
    <w:rsid w:val="00F413E0"/>
    <w:rsid w:val="00F41B2C"/>
    <w:rsid w:val="00F41C9E"/>
    <w:rsid w:val="00F42B97"/>
    <w:rsid w:val="00F42F2D"/>
    <w:rsid w:val="00F43171"/>
    <w:rsid w:val="00F43AC3"/>
    <w:rsid w:val="00F44DD9"/>
    <w:rsid w:val="00F458F3"/>
    <w:rsid w:val="00F45E74"/>
    <w:rsid w:val="00F469B2"/>
    <w:rsid w:val="00F469C4"/>
    <w:rsid w:val="00F46DBA"/>
    <w:rsid w:val="00F4753F"/>
    <w:rsid w:val="00F50785"/>
    <w:rsid w:val="00F509D0"/>
    <w:rsid w:val="00F51C18"/>
    <w:rsid w:val="00F52659"/>
    <w:rsid w:val="00F527CD"/>
    <w:rsid w:val="00F527E7"/>
    <w:rsid w:val="00F52948"/>
    <w:rsid w:val="00F52A1C"/>
    <w:rsid w:val="00F52C87"/>
    <w:rsid w:val="00F536B5"/>
    <w:rsid w:val="00F53E33"/>
    <w:rsid w:val="00F53EAB"/>
    <w:rsid w:val="00F546EA"/>
    <w:rsid w:val="00F546F9"/>
    <w:rsid w:val="00F5489D"/>
    <w:rsid w:val="00F55385"/>
    <w:rsid w:val="00F5565F"/>
    <w:rsid w:val="00F55961"/>
    <w:rsid w:val="00F55A87"/>
    <w:rsid w:val="00F562B0"/>
    <w:rsid w:val="00F565EA"/>
    <w:rsid w:val="00F5665E"/>
    <w:rsid w:val="00F5687E"/>
    <w:rsid w:val="00F569DD"/>
    <w:rsid w:val="00F574BF"/>
    <w:rsid w:val="00F57AAC"/>
    <w:rsid w:val="00F60266"/>
    <w:rsid w:val="00F607BB"/>
    <w:rsid w:val="00F608C5"/>
    <w:rsid w:val="00F61248"/>
    <w:rsid w:val="00F61593"/>
    <w:rsid w:val="00F6283B"/>
    <w:rsid w:val="00F62991"/>
    <w:rsid w:val="00F631BC"/>
    <w:rsid w:val="00F63253"/>
    <w:rsid w:val="00F639C4"/>
    <w:rsid w:val="00F63AE8"/>
    <w:rsid w:val="00F64089"/>
    <w:rsid w:val="00F6434E"/>
    <w:rsid w:val="00F644E1"/>
    <w:rsid w:val="00F64C29"/>
    <w:rsid w:val="00F64F78"/>
    <w:rsid w:val="00F6526C"/>
    <w:rsid w:val="00F653D5"/>
    <w:rsid w:val="00F65917"/>
    <w:rsid w:val="00F66403"/>
    <w:rsid w:val="00F66A81"/>
    <w:rsid w:val="00F67131"/>
    <w:rsid w:val="00F678F9"/>
    <w:rsid w:val="00F67C11"/>
    <w:rsid w:val="00F67CEC"/>
    <w:rsid w:val="00F67D9F"/>
    <w:rsid w:val="00F705F2"/>
    <w:rsid w:val="00F70AF4"/>
    <w:rsid w:val="00F70C47"/>
    <w:rsid w:val="00F70DDB"/>
    <w:rsid w:val="00F71F0C"/>
    <w:rsid w:val="00F72489"/>
    <w:rsid w:val="00F73A3E"/>
    <w:rsid w:val="00F761D7"/>
    <w:rsid w:val="00F76842"/>
    <w:rsid w:val="00F768E7"/>
    <w:rsid w:val="00F76C56"/>
    <w:rsid w:val="00F77543"/>
    <w:rsid w:val="00F779D9"/>
    <w:rsid w:val="00F8035F"/>
    <w:rsid w:val="00F814D7"/>
    <w:rsid w:val="00F8287E"/>
    <w:rsid w:val="00F82BA8"/>
    <w:rsid w:val="00F831E0"/>
    <w:rsid w:val="00F8369F"/>
    <w:rsid w:val="00F83711"/>
    <w:rsid w:val="00F8400F"/>
    <w:rsid w:val="00F848CD"/>
    <w:rsid w:val="00F85A99"/>
    <w:rsid w:val="00F86F3D"/>
    <w:rsid w:val="00F873B2"/>
    <w:rsid w:val="00F87BC0"/>
    <w:rsid w:val="00F908B6"/>
    <w:rsid w:val="00F9139E"/>
    <w:rsid w:val="00F91755"/>
    <w:rsid w:val="00F917F6"/>
    <w:rsid w:val="00F91BF2"/>
    <w:rsid w:val="00F93004"/>
    <w:rsid w:val="00F93FB8"/>
    <w:rsid w:val="00F941F1"/>
    <w:rsid w:val="00F94FEB"/>
    <w:rsid w:val="00F950A0"/>
    <w:rsid w:val="00F967D8"/>
    <w:rsid w:val="00F96A51"/>
    <w:rsid w:val="00F96E95"/>
    <w:rsid w:val="00F9748B"/>
    <w:rsid w:val="00F97838"/>
    <w:rsid w:val="00F97F69"/>
    <w:rsid w:val="00FA0568"/>
    <w:rsid w:val="00FA0571"/>
    <w:rsid w:val="00FA0854"/>
    <w:rsid w:val="00FA097F"/>
    <w:rsid w:val="00FA1509"/>
    <w:rsid w:val="00FA29FF"/>
    <w:rsid w:val="00FA2B7F"/>
    <w:rsid w:val="00FA3C47"/>
    <w:rsid w:val="00FA4AEC"/>
    <w:rsid w:val="00FA4FD3"/>
    <w:rsid w:val="00FA595F"/>
    <w:rsid w:val="00FA5A86"/>
    <w:rsid w:val="00FA6311"/>
    <w:rsid w:val="00FA650A"/>
    <w:rsid w:val="00FA6855"/>
    <w:rsid w:val="00FA7CD2"/>
    <w:rsid w:val="00FB08AA"/>
    <w:rsid w:val="00FB0C97"/>
    <w:rsid w:val="00FB11AF"/>
    <w:rsid w:val="00FB1BD2"/>
    <w:rsid w:val="00FB1FC6"/>
    <w:rsid w:val="00FB3B6A"/>
    <w:rsid w:val="00FB45B0"/>
    <w:rsid w:val="00FB4F1A"/>
    <w:rsid w:val="00FB5D4F"/>
    <w:rsid w:val="00FB5ED0"/>
    <w:rsid w:val="00FB5F59"/>
    <w:rsid w:val="00FB71B0"/>
    <w:rsid w:val="00FB7A11"/>
    <w:rsid w:val="00FC04E6"/>
    <w:rsid w:val="00FC1853"/>
    <w:rsid w:val="00FC2B14"/>
    <w:rsid w:val="00FC2E7B"/>
    <w:rsid w:val="00FC353B"/>
    <w:rsid w:val="00FC3D74"/>
    <w:rsid w:val="00FC3EB5"/>
    <w:rsid w:val="00FC5065"/>
    <w:rsid w:val="00FC57B3"/>
    <w:rsid w:val="00FC57C4"/>
    <w:rsid w:val="00FC5A00"/>
    <w:rsid w:val="00FC5CC5"/>
    <w:rsid w:val="00FC5E47"/>
    <w:rsid w:val="00FC6220"/>
    <w:rsid w:val="00FC69C3"/>
    <w:rsid w:val="00FC6F0D"/>
    <w:rsid w:val="00FC7D82"/>
    <w:rsid w:val="00FD2B74"/>
    <w:rsid w:val="00FD365E"/>
    <w:rsid w:val="00FD40EE"/>
    <w:rsid w:val="00FD4C1C"/>
    <w:rsid w:val="00FD5DD3"/>
    <w:rsid w:val="00FD7124"/>
    <w:rsid w:val="00FD7978"/>
    <w:rsid w:val="00FE02BE"/>
    <w:rsid w:val="00FE0673"/>
    <w:rsid w:val="00FE0BEA"/>
    <w:rsid w:val="00FE2187"/>
    <w:rsid w:val="00FE28A0"/>
    <w:rsid w:val="00FE31B8"/>
    <w:rsid w:val="00FE3472"/>
    <w:rsid w:val="00FE35D3"/>
    <w:rsid w:val="00FE3DDF"/>
    <w:rsid w:val="00FE4AF1"/>
    <w:rsid w:val="00FE6069"/>
    <w:rsid w:val="00FE6638"/>
    <w:rsid w:val="00FE6D59"/>
    <w:rsid w:val="00FF00FB"/>
    <w:rsid w:val="00FF06E5"/>
    <w:rsid w:val="00FF0EAA"/>
    <w:rsid w:val="00FF1ECC"/>
    <w:rsid w:val="00FF22BC"/>
    <w:rsid w:val="00FF2567"/>
    <w:rsid w:val="00FF27F6"/>
    <w:rsid w:val="00FF3C55"/>
    <w:rsid w:val="00FF42EE"/>
    <w:rsid w:val="00FF48E0"/>
    <w:rsid w:val="00FF4C6B"/>
    <w:rsid w:val="00FF55C7"/>
    <w:rsid w:val="00FF6641"/>
    <w:rsid w:val="00FF6A33"/>
    <w:rsid w:val="00FF6BD1"/>
    <w:rsid w:val="00FF6F9C"/>
    <w:rsid w:val="00FF7553"/>
    <w:rsid w:val="00FF763F"/>
    <w:rsid w:val="00FF7D12"/>
    <w:rsid w:val="00FF7F9C"/>
    <w:rsid w:val="021F7D87"/>
    <w:rsid w:val="040863DD"/>
    <w:rsid w:val="06528524"/>
    <w:rsid w:val="07C4C79C"/>
    <w:rsid w:val="15FEA203"/>
    <w:rsid w:val="17FA3DFE"/>
    <w:rsid w:val="1DEA89F4"/>
    <w:rsid w:val="1E7B10E1"/>
    <w:rsid w:val="2171BFC9"/>
    <w:rsid w:val="2245D3B5"/>
    <w:rsid w:val="2E999843"/>
    <w:rsid w:val="32797922"/>
    <w:rsid w:val="33B5E9FE"/>
    <w:rsid w:val="34C9C5BA"/>
    <w:rsid w:val="41CD26E8"/>
    <w:rsid w:val="42B2ED96"/>
    <w:rsid w:val="431E2E09"/>
    <w:rsid w:val="49551F57"/>
    <w:rsid w:val="4B1FBAC2"/>
    <w:rsid w:val="4C9CC5BB"/>
    <w:rsid w:val="4CBB1120"/>
    <w:rsid w:val="4FC25A70"/>
    <w:rsid w:val="52254C49"/>
    <w:rsid w:val="52D6762D"/>
    <w:rsid w:val="53F7FB64"/>
    <w:rsid w:val="55F07476"/>
    <w:rsid w:val="69665EC0"/>
    <w:rsid w:val="6F4DBD42"/>
    <w:rsid w:val="76DEC5BB"/>
    <w:rsid w:val="771FDB8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6669D0"/>
  <w15:chartTrackingRefBased/>
  <w15:docId w15:val="{69C615FB-7DB9-4329-8F7F-91E8C345203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2344F"/>
    <w:pPr>
      <w:autoSpaceDE w:val="0"/>
      <w:autoSpaceDN w:val="0"/>
      <w:adjustRightInd w:val="0"/>
      <w:spacing w:before="60" w:after="60" w:line="240" w:lineRule="auto"/>
    </w:pPr>
    <w:rPr>
      <w:rFonts w:cs="Arial"/>
      <w:lang w:eastAsia="en-AU"/>
    </w:rPr>
  </w:style>
  <w:style w:type="paragraph" w:styleId="Heading1">
    <w:name w:val="heading 1"/>
    <w:aliases w:val="Section Headings"/>
    <w:basedOn w:val="Normal"/>
    <w:next w:val="Normal"/>
    <w:link w:val="Heading1Char"/>
    <w:uiPriority w:val="9"/>
    <w:qFormat/>
    <w:rsid w:val="009936E5"/>
    <w:pPr>
      <w:keepNext/>
      <w:tabs>
        <w:tab w:val="center" w:pos="2130"/>
      </w:tabs>
      <w:spacing w:before="120"/>
      <w:outlineLvl w:val="0"/>
    </w:pPr>
    <w:rPr>
      <w:b/>
      <w:bCs/>
      <w:smallCaps/>
      <w:sz w:val="24"/>
      <w:szCs w:val="24"/>
    </w:rPr>
  </w:style>
  <w:style w:type="paragraph" w:styleId="Heading2">
    <w:name w:val="heading 2"/>
    <w:basedOn w:val="Normal"/>
    <w:next w:val="Normal"/>
    <w:link w:val="Heading2Char"/>
    <w:uiPriority w:val="9"/>
    <w:semiHidden/>
    <w:unhideWhenUsed/>
    <w:qFormat/>
    <w:rsid w:val="001A3789"/>
    <w:pPr>
      <w:keepNext/>
      <w:keepLines/>
      <w:spacing w:before="40" w:after="0"/>
      <w:outlineLvl w:val="1"/>
    </w:pPr>
    <w:rPr>
      <w:rFonts w:asciiTheme="majorHAnsi" w:hAnsiTheme="majorHAnsi" w:eastAsiaTheme="majorEastAsia" w:cstheme="majorBidi"/>
      <w:color w:val="2E74B5"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aliases w:val="Section Headings Char"/>
    <w:basedOn w:val="DefaultParagraphFont"/>
    <w:link w:val="Heading1"/>
    <w:uiPriority w:val="9"/>
    <w:rsid w:val="009936E5"/>
    <w:rPr>
      <w:rFonts w:cs="Arial"/>
      <w:b/>
      <w:bCs/>
      <w:smallCaps/>
      <w:sz w:val="24"/>
      <w:szCs w:val="24"/>
      <w:lang w:eastAsia="en-AU"/>
    </w:rPr>
  </w:style>
  <w:style w:type="paragraph" w:styleId="Footer">
    <w:name w:val="footer"/>
    <w:basedOn w:val="Normal"/>
    <w:link w:val="FooterChar"/>
    <w:uiPriority w:val="99"/>
    <w:rsid w:val="0012344F"/>
    <w:pPr>
      <w:tabs>
        <w:tab w:val="center" w:pos="4153"/>
        <w:tab w:val="right" w:pos="8306"/>
      </w:tabs>
    </w:pPr>
  </w:style>
  <w:style w:type="character" w:styleId="FooterChar" w:customStyle="1">
    <w:name w:val="Footer Char"/>
    <w:basedOn w:val="DefaultParagraphFont"/>
    <w:link w:val="Footer"/>
    <w:uiPriority w:val="99"/>
    <w:rsid w:val="0012344F"/>
    <w:rPr>
      <w:rFonts w:cs="Arial"/>
      <w:lang w:eastAsia="en-AU"/>
    </w:rPr>
  </w:style>
  <w:style w:type="paragraph" w:styleId="Title">
    <w:name w:val="Title"/>
    <w:basedOn w:val="Normal"/>
    <w:next w:val="Normal"/>
    <w:link w:val="TitleChar"/>
    <w:uiPriority w:val="10"/>
    <w:qFormat/>
    <w:rsid w:val="0012344F"/>
    <w:pPr>
      <w:spacing w:before="0" w:after="0"/>
      <w:ind w:right="-108"/>
      <w:jc w:val="center"/>
    </w:pPr>
    <w:rPr>
      <w:b/>
    </w:rPr>
  </w:style>
  <w:style w:type="character" w:styleId="TitleChar" w:customStyle="1">
    <w:name w:val="Title Char"/>
    <w:basedOn w:val="DefaultParagraphFont"/>
    <w:link w:val="Title"/>
    <w:uiPriority w:val="10"/>
    <w:rsid w:val="0012344F"/>
    <w:rPr>
      <w:rFonts w:cs="Arial"/>
      <w:b/>
      <w:lang w:eastAsia="en-AU"/>
    </w:rPr>
  </w:style>
  <w:style w:type="paragraph" w:styleId="Subtitle">
    <w:name w:val="Subtitle"/>
    <w:aliases w:val="Title 2"/>
    <w:basedOn w:val="Normal"/>
    <w:next w:val="Normal"/>
    <w:link w:val="SubtitleChar"/>
    <w:uiPriority w:val="11"/>
    <w:qFormat/>
    <w:rsid w:val="0012344F"/>
    <w:rPr>
      <w:b/>
      <w:caps/>
      <w:u w:val="single"/>
    </w:rPr>
  </w:style>
  <w:style w:type="character" w:styleId="SubtitleChar" w:customStyle="1">
    <w:name w:val="Subtitle Char"/>
    <w:aliases w:val="Title 2 Char"/>
    <w:basedOn w:val="DefaultParagraphFont"/>
    <w:link w:val="Subtitle"/>
    <w:uiPriority w:val="11"/>
    <w:rsid w:val="0012344F"/>
    <w:rPr>
      <w:rFonts w:cs="Arial"/>
      <w:b/>
      <w:caps/>
      <w:u w:val="single"/>
      <w:lang w:eastAsia="en-AU"/>
    </w:rPr>
  </w:style>
  <w:style w:type="character" w:styleId="Strong">
    <w:name w:val="Strong"/>
    <w:uiPriority w:val="22"/>
    <w:qFormat/>
    <w:rsid w:val="0012344F"/>
    <w:rPr>
      <w:b/>
    </w:rPr>
  </w:style>
  <w:style w:type="character" w:styleId="SubtleEmphasis">
    <w:name w:val="Subtle Emphasis"/>
    <w:aliases w:val="Title 3"/>
    <w:uiPriority w:val="19"/>
    <w:qFormat/>
    <w:rsid w:val="0012344F"/>
  </w:style>
  <w:style w:type="paragraph" w:styleId="ListParagraph">
    <w:name w:val="List Paragraph"/>
    <w:aliases w:val="Recommendation,List Paragraph1,List Paragraph11,L,bullet point list,0Bullet,Bullet point,Bullets,Content descriptions,DDM Gen Text,Dot point 1.5 line spacing,List Paragraph - bullets,List Paragraph Number,NAST Quote,NFP GP Bulleted List"/>
    <w:basedOn w:val="Normal"/>
    <w:link w:val="ListParagraphChar"/>
    <w:uiPriority w:val="34"/>
    <w:qFormat/>
    <w:rsid w:val="0012344F"/>
    <w:pPr>
      <w:ind w:left="720"/>
      <w:contextualSpacing/>
    </w:pPr>
  </w:style>
  <w:style w:type="character" w:styleId="Emphasis">
    <w:name w:val="Emphasis"/>
    <w:aliases w:val="Recommendation text"/>
    <w:uiPriority w:val="20"/>
    <w:qFormat/>
    <w:rsid w:val="0012344F"/>
    <w:rPr>
      <w:rFonts w:asciiTheme="minorHAnsi" w:hAnsiTheme="minorHAnsi"/>
      <w:b/>
      <w:i/>
      <w:sz w:val="22"/>
    </w:rPr>
  </w:style>
  <w:style w:type="character" w:styleId="IntenseEmphasis">
    <w:name w:val="Intense Emphasis"/>
    <w:aliases w:val="Headings"/>
    <w:uiPriority w:val="21"/>
    <w:qFormat/>
    <w:rsid w:val="0012344F"/>
    <w:rPr>
      <w:b/>
      <w:color w:val="auto"/>
    </w:rPr>
  </w:style>
  <w:style w:type="paragraph" w:styleId="BodyText">
    <w:name w:val="Body Text"/>
    <w:basedOn w:val="Normal"/>
    <w:link w:val="BodyTextChar"/>
    <w:uiPriority w:val="1"/>
    <w:qFormat/>
    <w:rsid w:val="0012344F"/>
    <w:pPr>
      <w:widowControl w:val="0"/>
      <w:autoSpaceDE/>
      <w:autoSpaceDN/>
      <w:adjustRightInd/>
      <w:spacing w:before="0" w:after="0"/>
      <w:ind w:left="100"/>
    </w:pPr>
    <w:rPr>
      <w:rFonts w:ascii="Arial" w:hAnsi="Arial" w:eastAsia="Arial" w:cstheme="minorBidi"/>
      <w:lang w:val="en-US" w:eastAsia="en-US"/>
    </w:rPr>
  </w:style>
  <w:style w:type="character" w:styleId="BodyTextChar" w:customStyle="1">
    <w:name w:val="Body Text Char"/>
    <w:basedOn w:val="DefaultParagraphFont"/>
    <w:link w:val="BodyText"/>
    <w:uiPriority w:val="1"/>
    <w:rsid w:val="0012344F"/>
    <w:rPr>
      <w:rFonts w:ascii="Arial" w:hAnsi="Arial" w:eastAsia="Arial"/>
      <w:lang w:val="en-US"/>
    </w:rPr>
  </w:style>
  <w:style w:type="table" w:styleId="TableGrid">
    <w:name w:val="Table Grid"/>
    <w:basedOn w:val="TableNormal"/>
    <w:uiPriority w:val="59"/>
    <w:rsid w:val="0012344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AF6E3F"/>
    <w:pPr>
      <w:tabs>
        <w:tab w:val="center" w:pos="4513"/>
        <w:tab w:val="right" w:pos="9026"/>
      </w:tabs>
      <w:spacing w:before="0" w:after="0"/>
    </w:pPr>
  </w:style>
  <w:style w:type="character" w:styleId="HeaderChar" w:customStyle="1">
    <w:name w:val="Header Char"/>
    <w:basedOn w:val="DefaultParagraphFont"/>
    <w:link w:val="Header"/>
    <w:uiPriority w:val="99"/>
    <w:rsid w:val="00AF6E3F"/>
    <w:rPr>
      <w:rFonts w:cs="Arial"/>
      <w:lang w:eastAsia="en-AU"/>
    </w:rPr>
  </w:style>
  <w:style w:type="paragraph" w:styleId="BalloonText">
    <w:name w:val="Balloon Text"/>
    <w:basedOn w:val="Normal"/>
    <w:link w:val="BalloonTextChar"/>
    <w:uiPriority w:val="99"/>
    <w:semiHidden/>
    <w:unhideWhenUsed/>
    <w:rsid w:val="00BA0393"/>
    <w:pPr>
      <w:spacing w:before="0" w:after="0"/>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BA0393"/>
    <w:rPr>
      <w:rFonts w:ascii="Segoe UI" w:hAnsi="Segoe UI" w:cs="Segoe UI"/>
      <w:sz w:val="18"/>
      <w:szCs w:val="18"/>
      <w:lang w:eastAsia="en-AU"/>
    </w:rPr>
  </w:style>
  <w:style w:type="paragraph" w:styleId="FootnoteText">
    <w:name w:val="footnote text"/>
    <w:basedOn w:val="Normal"/>
    <w:link w:val="FootnoteTextChar"/>
    <w:uiPriority w:val="99"/>
    <w:semiHidden/>
    <w:unhideWhenUsed/>
    <w:rsid w:val="00B54715"/>
    <w:pPr>
      <w:spacing w:before="0" w:after="0"/>
    </w:pPr>
    <w:rPr>
      <w:sz w:val="20"/>
      <w:szCs w:val="20"/>
    </w:rPr>
  </w:style>
  <w:style w:type="character" w:styleId="FootnoteTextChar" w:customStyle="1">
    <w:name w:val="Footnote Text Char"/>
    <w:basedOn w:val="DefaultParagraphFont"/>
    <w:link w:val="FootnoteText"/>
    <w:uiPriority w:val="99"/>
    <w:semiHidden/>
    <w:rsid w:val="00B54715"/>
    <w:rPr>
      <w:rFonts w:cs="Arial"/>
      <w:sz w:val="20"/>
      <w:szCs w:val="20"/>
      <w:lang w:eastAsia="en-AU"/>
    </w:rPr>
  </w:style>
  <w:style w:type="character" w:styleId="FootnoteReference">
    <w:name w:val="footnote reference"/>
    <w:basedOn w:val="DefaultParagraphFont"/>
    <w:uiPriority w:val="99"/>
    <w:semiHidden/>
    <w:unhideWhenUsed/>
    <w:rsid w:val="00B54715"/>
    <w:rPr>
      <w:vertAlign w:val="superscript"/>
    </w:rPr>
  </w:style>
  <w:style w:type="paragraph" w:styleId="Default" w:customStyle="1">
    <w:name w:val="Default"/>
    <w:rsid w:val="00BB4005"/>
    <w:pPr>
      <w:autoSpaceDE w:val="0"/>
      <w:autoSpaceDN w:val="0"/>
      <w:adjustRightInd w:val="0"/>
      <w:spacing w:after="0" w:line="240" w:lineRule="auto"/>
    </w:pPr>
    <w:rPr>
      <w:rFonts w:ascii="Calibri" w:hAnsi="Calibri" w:cs="Calibri"/>
      <w:color w:val="000000"/>
      <w:sz w:val="24"/>
      <w:szCs w:val="24"/>
    </w:rPr>
  </w:style>
  <w:style w:type="character" w:styleId="CommentReference">
    <w:name w:val="annotation reference"/>
    <w:basedOn w:val="DefaultParagraphFont"/>
    <w:uiPriority w:val="99"/>
    <w:semiHidden/>
    <w:unhideWhenUsed/>
    <w:rsid w:val="00DE3FDB"/>
    <w:rPr>
      <w:sz w:val="16"/>
      <w:szCs w:val="16"/>
    </w:rPr>
  </w:style>
  <w:style w:type="paragraph" w:styleId="CommentText">
    <w:name w:val="annotation text"/>
    <w:basedOn w:val="Normal"/>
    <w:link w:val="CommentTextChar"/>
    <w:uiPriority w:val="99"/>
    <w:unhideWhenUsed/>
    <w:rsid w:val="00DE3FDB"/>
    <w:rPr>
      <w:sz w:val="20"/>
      <w:szCs w:val="20"/>
    </w:rPr>
  </w:style>
  <w:style w:type="character" w:styleId="CommentTextChar" w:customStyle="1">
    <w:name w:val="Comment Text Char"/>
    <w:basedOn w:val="DefaultParagraphFont"/>
    <w:link w:val="CommentText"/>
    <w:uiPriority w:val="99"/>
    <w:rsid w:val="00DE3FDB"/>
    <w:rPr>
      <w:rFonts w:cs="Arial"/>
      <w:sz w:val="20"/>
      <w:szCs w:val="20"/>
      <w:lang w:eastAsia="en-AU"/>
    </w:rPr>
  </w:style>
  <w:style w:type="paragraph" w:styleId="CommentSubject">
    <w:name w:val="annotation subject"/>
    <w:basedOn w:val="CommentText"/>
    <w:next w:val="CommentText"/>
    <w:link w:val="CommentSubjectChar"/>
    <w:uiPriority w:val="99"/>
    <w:semiHidden/>
    <w:unhideWhenUsed/>
    <w:rsid w:val="00DE3FDB"/>
    <w:rPr>
      <w:b/>
      <w:bCs/>
    </w:rPr>
  </w:style>
  <w:style w:type="character" w:styleId="CommentSubjectChar" w:customStyle="1">
    <w:name w:val="Comment Subject Char"/>
    <w:basedOn w:val="CommentTextChar"/>
    <w:link w:val="CommentSubject"/>
    <w:uiPriority w:val="99"/>
    <w:semiHidden/>
    <w:rsid w:val="00DE3FDB"/>
    <w:rPr>
      <w:rFonts w:cs="Arial"/>
      <w:b/>
      <w:bCs/>
      <w:sz w:val="20"/>
      <w:szCs w:val="20"/>
      <w:lang w:eastAsia="en-AU"/>
    </w:rPr>
  </w:style>
  <w:style w:type="table" w:styleId="TableGridLight1" w:customStyle="1">
    <w:name w:val="Table Grid Light1"/>
    <w:basedOn w:val="TableNormal"/>
    <w:next w:val="TableGridLight"/>
    <w:uiPriority w:val="40"/>
    <w:rsid w:val="00BC6469"/>
    <w:pPr>
      <w:spacing w:after="0" w:line="240" w:lineRule="auto"/>
    </w:pPr>
    <w:tblP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style>
  <w:style w:type="table" w:styleId="TableGridLight">
    <w:name w:val="Grid Table Light"/>
    <w:basedOn w:val="TableNormal"/>
    <w:uiPriority w:val="40"/>
    <w:rsid w:val="00BC6469"/>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Hyperlink">
    <w:name w:val="Hyperlink"/>
    <w:basedOn w:val="DefaultParagraphFont"/>
    <w:uiPriority w:val="99"/>
    <w:unhideWhenUsed/>
    <w:rsid w:val="00005152"/>
    <w:rPr>
      <w:color w:val="0000FF"/>
      <w:u w:val="single"/>
    </w:rPr>
  </w:style>
  <w:style w:type="character" w:styleId="Heading2Char" w:customStyle="1">
    <w:name w:val="Heading 2 Char"/>
    <w:basedOn w:val="DefaultParagraphFont"/>
    <w:link w:val="Heading2"/>
    <w:uiPriority w:val="9"/>
    <w:semiHidden/>
    <w:rsid w:val="001A3789"/>
    <w:rPr>
      <w:rFonts w:asciiTheme="majorHAnsi" w:hAnsiTheme="majorHAnsi" w:eastAsiaTheme="majorEastAsia" w:cstheme="majorBidi"/>
      <w:color w:val="2E74B5" w:themeColor="accent1" w:themeShade="BF"/>
      <w:sz w:val="26"/>
      <w:szCs w:val="26"/>
      <w:lang w:eastAsia="en-AU"/>
    </w:rPr>
  </w:style>
  <w:style w:type="character" w:styleId="UnresolvedMention">
    <w:name w:val="Unresolved Mention"/>
    <w:basedOn w:val="DefaultParagraphFont"/>
    <w:uiPriority w:val="99"/>
    <w:unhideWhenUsed/>
    <w:rsid w:val="004D403E"/>
    <w:rPr>
      <w:color w:val="605E5C"/>
      <w:shd w:val="clear" w:color="auto" w:fill="E1DFDD"/>
    </w:rPr>
  </w:style>
  <w:style w:type="character" w:styleId="Mention">
    <w:name w:val="Mention"/>
    <w:basedOn w:val="DefaultParagraphFont"/>
    <w:uiPriority w:val="99"/>
    <w:unhideWhenUsed/>
    <w:rsid w:val="00843D78"/>
    <w:rPr>
      <w:color w:val="2B579A"/>
      <w:shd w:val="clear" w:color="auto" w:fill="E1DFDD"/>
    </w:rPr>
  </w:style>
  <w:style w:type="paragraph" w:styleId="Revision">
    <w:name w:val="Revision"/>
    <w:hidden/>
    <w:uiPriority w:val="99"/>
    <w:semiHidden/>
    <w:rsid w:val="000501A4"/>
    <w:pPr>
      <w:spacing w:after="0" w:line="240" w:lineRule="auto"/>
    </w:pPr>
    <w:rPr>
      <w:rFonts w:cs="Arial"/>
      <w:lang w:eastAsia="en-AU"/>
    </w:rPr>
  </w:style>
  <w:style w:type="character" w:styleId="ListParagraphChar" w:customStyle="1">
    <w:name w:val="List Paragraph Char"/>
    <w:aliases w:val="Recommendation Char,List Paragraph1 Char,List Paragraph11 Char,L Char,bullet point list Char,0Bullet Char,Bullet point Char,Bullets Char,Content descriptions Char,DDM Gen Text Char,Dot point 1.5 line spacing Char,NAST Quote Char"/>
    <w:basedOn w:val="DefaultParagraphFont"/>
    <w:link w:val="ListParagraph"/>
    <w:uiPriority w:val="34"/>
    <w:rsid w:val="0035480A"/>
    <w:rPr>
      <w:rFonts w:cs="Arial"/>
      <w:lang w:eastAsia="en-AU"/>
    </w:rPr>
  </w:style>
  <w:style w:type="paragraph" w:styleId="Caption">
    <w:name w:val="caption"/>
    <w:basedOn w:val="Normal"/>
    <w:next w:val="Normal"/>
    <w:uiPriority w:val="35"/>
    <w:unhideWhenUsed/>
    <w:qFormat/>
    <w:rsid w:val="00CF2B8B"/>
    <w:pPr>
      <w:spacing w:before="0" w:after="200"/>
    </w:pPr>
    <w:rPr>
      <w:i/>
      <w:iCs/>
      <w:color w:val="44546A" w:themeColor="text2"/>
      <w:sz w:val="18"/>
      <w:szCs w:val="18"/>
    </w:rPr>
  </w:style>
  <w:style w:type="paragraph" w:styleId="chakra-text" w:customStyle="1">
    <w:name w:val="chakra-text"/>
    <w:basedOn w:val="Normal"/>
    <w:rsid w:val="002810AE"/>
    <w:pPr>
      <w:autoSpaceDE/>
      <w:autoSpaceDN/>
      <w:adjustRightInd/>
      <w:spacing w:before="100" w:beforeAutospacing="1" w:after="100" w:afterAutospacing="1"/>
    </w:pPr>
    <w:rPr>
      <w:rFonts w:ascii="Times New Roman" w:hAnsi="Times New Roman" w:eastAsia="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16098">
      <w:bodyDiv w:val="1"/>
      <w:marLeft w:val="0"/>
      <w:marRight w:val="0"/>
      <w:marTop w:val="0"/>
      <w:marBottom w:val="0"/>
      <w:divBdr>
        <w:top w:val="none" w:sz="0" w:space="0" w:color="auto"/>
        <w:left w:val="none" w:sz="0" w:space="0" w:color="auto"/>
        <w:bottom w:val="none" w:sz="0" w:space="0" w:color="auto"/>
        <w:right w:val="none" w:sz="0" w:space="0" w:color="auto"/>
      </w:divBdr>
    </w:div>
    <w:div w:id="72090946">
      <w:bodyDiv w:val="1"/>
      <w:marLeft w:val="0"/>
      <w:marRight w:val="0"/>
      <w:marTop w:val="0"/>
      <w:marBottom w:val="0"/>
      <w:divBdr>
        <w:top w:val="none" w:sz="0" w:space="0" w:color="auto"/>
        <w:left w:val="none" w:sz="0" w:space="0" w:color="auto"/>
        <w:bottom w:val="none" w:sz="0" w:space="0" w:color="auto"/>
        <w:right w:val="none" w:sz="0" w:space="0" w:color="auto"/>
      </w:divBdr>
    </w:div>
    <w:div w:id="120350244">
      <w:bodyDiv w:val="1"/>
      <w:marLeft w:val="0"/>
      <w:marRight w:val="0"/>
      <w:marTop w:val="0"/>
      <w:marBottom w:val="0"/>
      <w:divBdr>
        <w:top w:val="none" w:sz="0" w:space="0" w:color="auto"/>
        <w:left w:val="none" w:sz="0" w:space="0" w:color="auto"/>
        <w:bottom w:val="none" w:sz="0" w:space="0" w:color="auto"/>
        <w:right w:val="none" w:sz="0" w:space="0" w:color="auto"/>
      </w:divBdr>
    </w:div>
    <w:div w:id="242028406">
      <w:bodyDiv w:val="1"/>
      <w:marLeft w:val="0"/>
      <w:marRight w:val="0"/>
      <w:marTop w:val="0"/>
      <w:marBottom w:val="0"/>
      <w:divBdr>
        <w:top w:val="none" w:sz="0" w:space="0" w:color="auto"/>
        <w:left w:val="none" w:sz="0" w:space="0" w:color="auto"/>
        <w:bottom w:val="none" w:sz="0" w:space="0" w:color="auto"/>
        <w:right w:val="none" w:sz="0" w:space="0" w:color="auto"/>
      </w:divBdr>
    </w:div>
    <w:div w:id="308557468">
      <w:bodyDiv w:val="1"/>
      <w:marLeft w:val="0"/>
      <w:marRight w:val="0"/>
      <w:marTop w:val="0"/>
      <w:marBottom w:val="0"/>
      <w:divBdr>
        <w:top w:val="none" w:sz="0" w:space="0" w:color="auto"/>
        <w:left w:val="none" w:sz="0" w:space="0" w:color="auto"/>
        <w:bottom w:val="none" w:sz="0" w:space="0" w:color="auto"/>
        <w:right w:val="none" w:sz="0" w:space="0" w:color="auto"/>
      </w:divBdr>
    </w:div>
    <w:div w:id="432357332">
      <w:bodyDiv w:val="1"/>
      <w:marLeft w:val="0"/>
      <w:marRight w:val="0"/>
      <w:marTop w:val="0"/>
      <w:marBottom w:val="0"/>
      <w:divBdr>
        <w:top w:val="none" w:sz="0" w:space="0" w:color="auto"/>
        <w:left w:val="none" w:sz="0" w:space="0" w:color="auto"/>
        <w:bottom w:val="none" w:sz="0" w:space="0" w:color="auto"/>
        <w:right w:val="none" w:sz="0" w:space="0" w:color="auto"/>
      </w:divBdr>
    </w:div>
    <w:div w:id="500390152">
      <w:bodyDiv w:val="1"/>
      <w:marLeft w:val="0"/>
      <w:marRight w:val="0"/>
      <w:marTop w:val="0"/>
      <w:marBottom w:val="0"/>
      <w:divBdr>
        <w:top w:val="none" w:sz="0" w:space="0" w:color="auto"/>
        <w:left w:val="none" w:sz="0" w:space="0" w:color="auto"/>
        <w:bottom w:val="none" w:sz="0" w:space="0" w:color="auto"/>
        <w:right w:val="none" w:sz="0" w:space="0" w:color="auto"/>
      </w:divBdr>
    </w:div>
    <w:div w:id="515194396">
      <w:bodyDiv w:val="1"/>
      <w:marLeft w:val="0"/>
      <w:marRight w:val="0"/>
      <w:marTop w:val="0"/>
      <w:marBottom w:val="0"/>
      <w:divBdr>
        <w:top w:val="none" w:sz="0" w:space="0" w:color="auto"/>
        <w:left w:val="none" w:sz="0" w:space="0" w:color="auto"/>
        <w:bottom w:val="none" w:sz="0" w:space="0" w:color="auto"/>
        <w:right w:val="none" w:sz="0" w:space="0" w:color="auto"/>
      </w:divBdr>
    </w:div>
    <w:div w:id="583028055">
      <w:bodyDiv w:val="1"/>
      <w:marLeft w:val="0"/>
      <w:marRight w:val="0"/>
      <w:marTop w:val="0"/>
      <w:marBottom w:val="0"/>
      <w:divBdr>
        <w:top w:val="none" w:sz="0" w:space="0" w:color="auto"/>
        <w:left w:val="none" w:sz="0" w:space="0" w:color="auto"/>
        <w:bottom w:val="none" w:sz="0" w:space="0" w:color="auto"/>
        <w:right w:val="none" w:sz="0" w:space="0" w:color="auto"/>
      </w:divBdr>
    </w:div>
    <w:div w:id="655911648">
      <w:bodyDiv w:val="1"/>
      <w:marLeft w:val="0"/>
      <w:marRight w:val="0"/>
      <w:marTop w:val="0"/>
      <w:marBottom w:val="0"/>
      <w:divBdr>
        <w:top w:val="none" w:sz="0" w:space="0" w:color="auto"/>
        <w:left w:val="none" w:sz="0" w:space="0" w:color="auto"/>
        <w:bottom w:val="none" w:sz="0" w:space="0" w:color="auto"/>
        <w:right w:val="none" w:sz="0" w:space="0" w:color="auto"/>
      </w:divBdr>
    </w:div>
    <w:div w:id="759057474">
      <w:bodyDiv w:val="1"/>
      <w:marLeft w:val="0"/>
      <w:marRight w:val="0"/>
      <w:marTop w:val="0"/>
      <w:marBottom w:val="0"/>
      <w:divBdr>
        <w:top w:val="none" w:sz="0" w:space="0" w:color="auto"/>
        <w:left w:val="none" w:sz="0" w:space="0" w:color="auto"/>
        <w:bottom w:val="none" w:sz="0" w:space="0" w:color="auto"/>
        <w:right w:val="none" w:sz="0" w:space="0" w:color="auto"/>
      </w:divBdr>
    </w:div>
    <w:div w:id="848637677">
      <w:bodyDiv w:val="1"/>
      <w:marLeft w:val="0"/>
      <w:marRight w:val="0"/>
      <w:marTop w:val="0"/>
      <w:marBottom w:val="0"/>
      <w:divBdr>
        <w:top w:val="none" w:sz="0" w:space="0" w:color="auto"/>
        <w:left w:val="none" w:sz="0" w:space="0" w:color="auto"/>
        <w:bottom w:val="none" w:sz="0" w:space="0" w:color="auto"/>
        <w:right w:val="none" w:sz="0" w:space="0" w:color="auto"/>
      </w:divBdr>
    </w:div>
    <w:div w:id="862790646">
      <w:bodyDiv w:val="1"/>
      <w:marLeft w:val="0"/>
      <w:marRight w:val="0"/>
      <w:marTop w:val="0"/>
      <w:marBottom w:val="0"/>
      <w:divBdr>
        <w:top w:val="none" w:sz="0" w:space="0" w:color="auto"/>
        <w:left w:val="none" w:sz="0" w:space="0" w:color="auto"/>
        <w:bottom w:val="none" w:sz="0" w:space="0" w:color="auto"/>
        <w:right w:val="none" w:sz="0" w:space="0" w:color="auto"/>
      </w:divBdr>
    </w:div>
    <w:div w:id="876046080">
      <w:bodyDiv w:val="1"/>
      <w:marLeft w:val="0"/>
      <w:marRight w:val="0"/>
      <w:marTop w:val="0"/>
      <w:marBottom w:val="0"/>
      <w:divBdr>
        <w:top w:val="none" w:sz="0" w:space="0" w:color="auto"/>
        <w:left w:val="none" w:sz="0" w:space="0" w:color="auto"/>
        <w:bottom w:val="none" w:sz="0" w:space="0" w:color="auto"/>
        <w:right w:val="none" w:sz="0" w:space="0" w:color="auto"/>
      </w:divBdr>
    </w:div>
    <w:div w:id="901331843">
      <w:bodyDiv w:val="1"/>
      <w:marLeft w:val="0"/>
      <w:marRight w:val="0"/>
      <w:marTop w:val="0"/>
      <w:marBottom w:val="0"/>
      <w:divBdr>
        <w:top w:val="none" w:sz="0" w:space="0" w:color="auto"/>
        <w:left w:val="none" w:sz="0" w:space="0" w:color="auto"/>
        <w:bottom w:val="none" w:sz="0" w:space="0" w:color="auto"/>
        <w:right w:val="none" w:sz="0" w:space="0" w:color="auto"/>
      </w:divBdr>
    </w:div>
    <w:div w:id="903876373">
      <w:bodyDiv w:val="1"/>
      <w:marLeft w:val="0"/>
      <w:marRight w:val="0"/>
      <w:marTop w:val="0"/>
      <w:marBottom w:val="0"/>
      <w:divBdr>
        <w:top w:val="none" w:sz="0" w:space="0" w:color="auto"/>
        <w:left w:val="none" w:sz="0" w:space="0" w:color="auto"/>
        <w:bottom w:val="none" w:sz="0" w:space="0" w:color="auto"/>
        <w:right w:val="none" w:sz="0" w:space="0" w:color="auto"/>
      </w:divBdr>
    </w:div>
    <w:div w:id="976952473">
      <w:bodyDiv w:val="1"/>
      <w:marLeft w:val="0"/>
      <w:marRight w:val="0"/>
      <w:marTop w:val="0"/>
      <w:marBottom w:val="0"/>
      <w:divBdr>
        <w:top w:val="none" w:sz="0" w:space="0" w:color="auto"/>
        <w:left w:val="none" w:sz="0" w:space="0" w:color="auto"/>
        <w:bottom w:val="none" w:sz="0" w:space="0" w:color="auto"/>
        <w:right w:val="none" w:sz="0" w:space="0" w:color="auto"/>
      </w:divBdr>
    </w:div>
    <w:div w:id="1024861838">
      <w:bodyDiv w:val="1"/>
      <w:marLeft w:val="0"/>
      <w:marRight w:val="0"/>
      <w:marTop w:val="0"/>
      <w:marBottom w:val="0"/>
      <w:divBdr>
        <w:top w:val="none" w:sz="0" w:space="0" w:color="auto"/>
        <w:left w:val="none" w:sz="0" w:space="0" w:color="auto"/>
        <w:bottom w:val="none" w:sz="0" w:space="0" w:color="auto"/>
        <w:right w:val="none" w:sz="0" w:space="0" w:color="auto"/>
      </w:divBdr>
    </w:div>
    <w:div w:id="1035273623">
      <w:bodyDiv w:val="1"/>
      <w:marLeft w:val="0"/>
      <w:marRight w:val="0"/>
      <w:marTop w:val="0"/>
      <w:marBottom w:val="0"/>
      <w:divBdr>
        <w:top w:val="none" w:sz="0" w:space="0" w:color="auto"/>
        <w:left w:val="none" w:sz="0" w:space="0" w:color="auto"/>
        <w:bottom w:val="none" w:sz="0" w:space="0" w:color="auto"/>
        <w:right w:val="none" w:sz="0" w:space="0" w:color="auto"/>
      </w:divBdr>
    </w:div>
    <w:div w:id="1072388016">
      <w:bodyDiv w:val="1"/>
      <w:marLeft w:val="0"/>
      <w:marRight w:val="0"/>
      <w:marTop w:val="0"/>
      <w:marBottom w:val="0"/>
      <w:divBdr>
        <w:top w:val="none" w:sz="0" w:space="0" w:color="auto"/>
        <w:left w:val="none" w:sz="0" w:space="0" w:color="auto"/>
        <w:bottom w:val="none" w:sz="0" w:space="0" w:color="auto"/>
        <w:right w:val="none" w:sz="0" w:space="0" w:color="auto"/>
      </w:divBdr>
    </w:div>
    <w:div w:id="1074932049">
      <w:bodyDiv w:val="1"/>
      <w:marLeft w:val="0"/>
      <w:marRight w:val="0"/>
      <w:marTop w:val="0"/>
      <w:marBottom w:val="0"/>
      <w:divBdr>
        <w:top w:val="none" w:sz="0" w:space="0" w:color="auto"/>
        <w:left w:val="none" w:sz="0" w:space="0" w:color="auto"/>
        <w:bottom w:val="none" w:sz="0" w:space="0" w:color="auto"/>
        <w:right w:val="none" w:sz="0" w:space="0" w:color="auto"/>
      </w:divBdr>
    </w:div>
    <w:div w:id="1108550827">
      <w:bodyDiv w:val="1"/>
      <w:marLeft w:val="0"/>
      <w:marRight w:val="0"/>
      <w:marTop w:val="0"/>
      <w:marBottom w:val="0"/>
      <w:divBdr>
        <w:top w:val="none" w:sz="0" w:space="0" w:color="auto"/>
        <w:left w:val="none" w:sz="0" w:space="0" w:color="auto"/>
        <w:bottom w:val="none" w:sz="0" w:space="0" w:color="auto"/>
        <w:right w:val="none" w:sz="0" w:space="0" w:color="auto"/>
      </w:divBdr>
    </w:div>
    <w:div w:id="1125197171">
      <w:bodyDiv w:val="1"/>
      <w:marLeft w:val="0"/>
      <w:marRight w:val="0"/>
      <w:marTop w:val="0"/>
      <w:marBottom w:val="0"/>
      <w:divBdr>
        <w:top w:val="none" w:sz="0" w:space="0" w:color="auto"/>
        <w:left w:val="none" w:sz="0" w:space="0" w:color="auto"/>
        <w:bottom w:val="none" w:sz="0" w:space="0" w:color="auto"/>
        <w:right w:val="none" w:sz="0" w:space="0" w:color="auto"/>
      </w:divBdr>
    </w:div>
    <w:div w:id="1211110199">
      <w:bodyDiv w:val="1"/>
      <w:marLeft w:val="0"/>
      <w:marRight w:val="0"/>
      <w:marTop w:val="0"/>
      <w:marBottom w:val="0"/>
      <w:divBdr>
        <w:top w:val="none" w:sz="0" w:space="0" w:color="auto"/>
        <w:left w:val="none" w:sz="0" w:space="0" w:color="auto"/>
        <w:bottom w:val="none" w:sz="0" w:space="0" w:color="auto"/>
        <w:right w:val="none" w:sz="0" w:space="0" w:color="auto"/>
      </w:divBdr>
    </w:div>
    <w:div w:id="1349213166">
      <w:bodyDiv w:val="1"/>
      <w:marLeft w:val="0"/>
      <w:marRight w:val="0"/>
      <w:marTop w:val="0"/>
      <w:marBottom w:val="0"/>
      <w:divBdr>
        <w:top w:val="none" w:sz="0" w:space="0" w:color="auto"/>
        <w:left w:val="none" w:sz="0" w:space="0" w:color="auto"/>
        <w:bottom w:val="none" w:sz="0" w:space="0" w:color="auto"/>
        <w:right w:val="none" w:sz="0" w:space="0" w:color="auto"/>
      </w:divBdr>
    </w:div>
    <w:div w:id="1376539768">
      <w:bodyDiv w:val="1"/>
      <w:marLeft w:val="0"/>
      <w:marRight w:val="0"/>
      <w:marTop w:val="0"/>
      <w:marBottom w:val="0"/>
      <w:divBdr>
        <w:top w:val="none" w:sz="0" w:space="0" w:color="auto"/>
        <w:left w:val="none" w:sz="0" w:space="0" w:color="auto"/>
        <w:bottom w:val="none" w:sz="0" w:space="0" w:color="auto"/>
        <w:right w:val="none" w:sz="0" w:space="0" w:color="auto"/>
      </w:divBdr>
    </w:div>
    <w:div w:id="1430272773">
      <w:bodyDiv w:val="1"/>
      <w:marLeft w:val="0"/>
      <w:marRight w:val="0"/>
      <w:marTop w:val="0"/>
      <w:marBottom w:val="0"/>
      <w:divBdr>
        <w:top w:val="none" w:sz="0" w:space="0" w:color="auto"/>
        <w:left w:val="none" w:sz="0" w:space="0" w:color="auto"/>
        <w:bottom w:val="none" w:sz="0" w:space="0" w:color="auto"/>
        <w:right w:val="none" w:sz="0" w:space="0" w:color="auto"/>
      </w:divBdr>
    </w:div>
    <w:div w:id="1508716686">
      <w:bodyDiv w:val="1"/>
      <w:marLeft w:val="0"/>
      <w:marRight w:val="0"/>
      <w:marTop w:val="0"/>
      <w:marBottom w:val="0"/>
      <w:divBdr>
        <w:top w:val="none" w:sz="0" w:space="0" w:color="auto"/>
        <w:left w:val="none" w:sz="0" w:space="0" w:color="auto"/>
        <w:bottom w:val="none" w:sz="0" w:space="0" w:color="auto"/>
        <w:right w:val="none" w:sz="0" w:space="0" w:color="auto"/>
      </w:divBdr>
    </w:div>
    <w:div w:id="1521777070">
      <w:bodyDiv w:val="1"/>
      <w:marLeft w:val="0"/>
      <w:marRight w:val="0"/>
      <w:marTop w:val="0"/>
      <w:marBottom w:val="0"/>
      <w:divBdr>
        <w:top w:val="none" w:sz="0" w:space="0" w:color="auto"/>
        <w:left w:val="none" w:sz="0" w:space="0" w:color="auto"/>
        <w:bottom w:val="none" w:sz="0" w:space="0" w:color="auto"/>
        <w:right w:val="none" w:sz="0" w:space="0" w:color="auto"/>
      </w:divBdr>
    </w:div>
    <w:div w:id="1566140123">
      <w:bodyDiv w:val="1"/>
      <w:marLeft w:val="0"/>
      <w:marRight w:val="0"/>
      <w:marTop w:val="0"/>
      <w:marBottom w:val="0"/>
      <w:divBdr>
        <w:top w:val="none" w:sz="0" w:space="0" w:color="auto"/>
        <w:left w:val="none" w:sz="0" w:space="0" w:color="auto"/>
        <w:bottom w:val="none" w:sz="0" w:space="0" w:color="auto"/>
        <w:right w:val="none" w:sz="0" w:space="0" w:color="auto"/>
      </w:divBdr>
    </w:div>
    <w:div w:id="1640645025">
      <w:bodyDiv w:val="1"/>
      <w:marLeft w:val="0"/>
      <w:marRight w:val="0"/>
      <w:marTop w:val="0"/>
      <w:marBottom w:val="0"/>
      <w:divBdr>
        <w:top w:val="none" w:sz="0" w:space="0" w:color="auto"/>
        <w:left w:val="none" w:sz="0" w:space="0" w:color="auto"/>
        <w:bottom w:val="none" w:sz="0" w:space="0" w:color="auto"/>
        <w:right w:val="none" w:sz="0" w:space="0" w:color="auto"/>
      </w:divBdr>
    </w:div>
    <w:div w:id="1677338555">
      <w:bodyDiv w:val="1"/>
      <w:marLeft w:val="0"/>
      <w:marRight w:val="0"/>
      <w:marTop w:val="0"/>
      <w:marBottom w:val="0"/>
      <w:divBdr>
        <w:top w:val="none" w:sz="0" w:space="0" w:color="auto"/>
        <w:left w:val="none" w:sz="0" w:space="0" w:color="auto"/>
        <w:bottom w:val="none" w:sz="0" w:space="0" w:color="auto"/>
        <w:right w:val="none" w:sz="0" w:space="0" w:color="auto"/>
      </w:divBdr>
    </w:div>
    <w:div w:id="1720784401">
      <w:bodyDiv w:val="1"/>
      <w:marLeft w:val="0"/>
      <w:marRight w:val="0"/>
      <w:marTop w:val="0"/>
      <w:marBottom w:val="0"/>
      <w:divBdr>
        <w:top w:val="none" w:sz="0" w:space="0" w:color="auto"/>
        <w:left w:val="none" w:sz="0" w:space="0" w:color="auto"/>
        <w:bottom w:val="none" w:sz="0" w:space="0" w:color="auto"/>
        <w:right w:val="none" w:sz="0" w:space="0" w:color="auto"/>
      </w:divBdr>
    </w:div>
    <w:div w:id="1731688343">
      <w:bodyDiv w:val="1"/>
      <w:marLeft w:val="0"/>
      <w:marRight w:val="0"/>
      <w:marTop w:val="0"/>
      <w:marBottom w:val="0"/>
      <w:divBdr>
        <w:top w:val="none" w:sz="0" w:space="0" w:color="auto"/>
        <w:left w:val="none" w:sz="0" w:space="0" w:color="auto"/>
        <w:bottom w:val="none" w:sz="0" w:space="0" w:color="auto"/>
        <w:right w:val="none" w:sz="0" w:space="0" w:color="auto"/>
      </w:divBdr>
    </w:div>
    <w:div w:id="1788964047">
      <w:bodyDiv w:val="1"/>
      <w:marLeft w:val="0"/>
      <w:marRight w:val="0"/>
      <w:marTop w:val="0"/>
      <w:marBottom w:val="0"/>
      <w:divBdr>
        <w:top w:val="none" w:sz="0" w:space="0" w:color="auto"/>
        <w:left w:val="none" w:sz="0" w:space="0" w:color="auto"/>
        <w:bottom w:val="none" w:sz="0" w:space="0" w:color="auto"/>
        <w:right w:val="none" w:sz="0" w:space="0" w:color="auto"/>
      </w:divBdr>
    </w:div>
    <w:div w:id="1854539263">
      <w:bodyDiv w:val="1"/>
      <w:marLeft w:val="0"/>
      <w:marRight w:val="0"/>
      <w:marTop w:val="0"/>
      <w:marBottom w:val="0"/>
      <w:divBdr>
        <w:top w:val="none" w:sz="0" w:space="0" w:color="auto"/>
        <w:left w:val="none" w:sz="0" w:space="0" w:color="auto"/>
        <w:bottom w:val="none" w:sz="0" w:space="0" w:color="auto"/>
        <w:right w:val="none" w:sz="0" w:space="0" w:color="auto"/>
      </w:divBdr>
    </w:div>
    <w:div w:id="1854883335">
      <w:bodyDiv w:val="1"/>
      <w:marLeft w:val="0"/>
      <w:marRight w:val="0"/>
      <w:marTop w:val="0"/>
      <w:marBottom w:val="0"/>
      <w:divBdr>
        <w:top w:val="none" w:sz="0" w:space="0" w:color="auto"/>
        <w:left w:val="none" w:sz="0" w:space="0" w:color="auto"/>
        <w:bottom w:val="none" w:sz="0" w:space="0" w:color="auto"/>
        <w:right w:val="none" w:sz="0" w:space="0" w:color="auto"/>
      </w:divBdr>
    </w:div>
    <w:div w:id="1870338719">
      <w:bodyDiv w:val="1"/>
      <w:marLeft w:val="0"/>
      <w:marRight w:val="0"/>
      <w:marTop w:val="0"/>
      <w:marBottom w:val="0"/>
      <w:divBdr>
        <w:top w:val="none" w:sz="0" w:space="0" w:color="auto"/>
        <w:left w:val="none" w:sz="0" w:space="0" w:color="auto"/>
        <w:bottom w:val="none" w:sz="0" w:space="0" w:color="auto"/>
        <w:right w:val="none" w:sz="0" w:space="0" w:color="auto"/>
      </w:divBdr>
      <w:divsChild>
        <w:div w:id="1303581951">
          <w:marLeft w:val="0"/>
          <w:marRight w:val="0"/>
          <w:marTop w:val="0"/>
          <w:marBottom w:val="0"/>
          <w:divBdr>
            <w:top w:val="single" w:sz="2" w:space="0" w:color="auto"/>
            <w:left w:val="single" w:sz="2" w:space="0" w:color="auto"/>
            <w:bottom w:val="single" w:sz="2" w:space="0" w:color="auto"/>
            <w:right w:val="single" w:sz="2" w:space="0" w:color="auto"/>
          </w:divBdr>
        </w:div>
        <w:div w:id="1993870900">
          <w:marLeft w:val="0"/>
          <w:marRight w:val="0"/>
          <w:marTop w:val="0"/>
          <w:marBottom w:val="0"/>
          <w:divBdr>
            <w:top w:val="single" w:sz="2" w:space="0" w:color="auto"/>
            <w:left w:val="single" w:sz="2" w:space="0" w:color="auto"/>
            <w:bottom w:val="single" w:sz="2" w:space="0" w:color="auto"/>
            <w:right w:val="single" w:sz="2" w:space="0" w:color="auto"/>
          </w:divBdr>
        </w:div>
      </w:divsChild>
    </w:div>
    <w:div w:id="2144419359">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footer" Target="footer2.xml"/><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2.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oter" Target="footer1.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header" Target="header1.xml"/><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Website xmlns="a1d09b66-ee1e-4e48-9853-3e1077edb271" xsi:nil="true"/>
    <Description xmlns="a1d09b66-ee1e-4e48-9853-3e1077edb271" xsi:nil="true"/>
    <SharedWithUsers xmlns="0722a180-99b2-40b5-846c-3723c08c3124">
      <UserInfo>
        <DisplayName>Jennifer Milam</DisplayName>
        <AccountId>18</AccountId>
        <AccountType/>
      </UserInfo>
      <UserInfo>
        <DisplayName>Kathy Hadley</DisplayName>
        <AccountId>13</AccountId>
        <AccountType/>
      </UserInfo>
      <UserInfo>
        <DisplayName>Melissa Crain</DisplayName>
        <AccountId>337</AccountId>
        <AccountType/>
      </UserInfo>
    </SharedWithUsers>
    <Program xmlns="a1d09b66-ee1e-4e48-9853-3e1077edb271" xsi:nil="true"/>
    <ECmeeting0 xmlns="a1d09b66-ee1e-4e48-9853-3e1077edb271" xsi:nil="true"/>
    <Project xmlns="a1d09b66-ee1e-4e48-9853-3e1077edb271" xsi:nil="true"/>
    <lcf76f155ced4ddcb4097134ff3c332f xmlns="a1d09b66-ee1e-4e48-9853-3e1077edb271">
      <Terms xmlns="http://schemas.microsoft.com/office/infopath/2007/PartnerControls"/>
    </lcf76f155ced4ddcb4097134ff3c332f>
    <TaxCatchAll xmlns="ae5394b7-e16c-4952-833f-5730ecb68a4d"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E7A14B5A56C784B92FB23BEF576C50A" ma:contentTypeVersion="24" ma:contentTypeDescription="Create a new document." ma:contentTypeScope="" ma:versionID="e5d3be2a220d77bb6ced5d8a26a54639">
  <xsd:schema xmlns:xsd="http://www.w3.org/2001/XMLSchema" xmlns:xs="http://www.w3.org/2001/XMLSchema" xmlns:p="http://schemas.microsoft.com/office/2006/metadata/properties" xmlns:ns2="a1d09b66-ee1e-4e48-9853-3e1077edb271" xmlns:ns3="0722a180-99b2-40b5-846c-3723c08c3124" xmlns:ns4="ae5394b7-e16c-4952-833f-5730ecb68a4d" targetNamespace="http://schemas.microsoft.com/office/2006/metadata/properties" ma:root="true" ma:fieldsID="6d71ac6c8922427c9c7e19f62128c807" ns2:_="" ns3:_="" ns4:_="">
    <xsd:import namespace="a1d09b66-ee1e-4e48-9853-3e1077edb271"/>
    <xsd:import namespace="0722a180-99b2-40b5-846c-3723c08c3124"/>
    <xsd:import namespace="ae5394b7-e16c-4952-833f-5730ecb68a4d"/>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Website"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Description" minOccurs="0"/>
                <xsd:element ref="ns2:MediaServiceLocation" minOccurs="0"/>
                <xsd:element ref="ns2:MediaLengthInSeconds" minOccurs="0"/>
                <xsd:element ref="ns2:ECmeeting0" minOccurs="0"/>
                <xsd:element ref="ns2:Project" minOccurs="0"/>
                <xsd:element ref="ns2:Program"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d09b66-ee1e-4e48-9853-3e1077edb2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Website" ma:index="12" nillable="true" ma:displayName="Website" ma:internalName="Website">
      <xsd:simpleType>
        <xsd:restriction base="dms:Note">
          <xsd:maxLength value="255"/>
        </xsd:restrictio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Description" ma:index="20" nillable="true" ma:displayName="Description" ma:format="Dropdown" ma:internalName="Description">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element name="MediaLengthInSeconds" ma:index="22" nillable="true" ma:displayName="Length (seconds)" ma:internalName="MediaLengthInSeconds" ma:readOnly="true">
      <xsd:simpleType>
        <xsd:restriction base="dms:Unknown"/>
      </xsd:simpleType>
    </xsd:element>
    <xsd:element name="ECmeeting0" ma:index="23" nillable="true" ma:displayName="EC meeting" ma:format="DateOnly" ma:internalName="ECmeeting0">
      <xsd:simpleType>
        <xsd:restriction base="dms:DateTime"/>
      </xsd:simpleType>
    </xsd:element>
    <xsd:element name="Project" ma:index="24" nillable="true" ma:displayName="Project" ma:format="Dropdown" ma:internalName="Project">
      <xsd:simpleType>
        <xsd:restriction base="dms:Text">
          <xsd:maxLength value="255"/>
        </xsd:restriction>
      </xsd:simpleType>
    </xsd:element>
    <xsd:element name="Program" ma:index="25" nillable="true" ma:displayName="Program" ma:format="Dropdown" ma:internalName="Program">
      <xsd:simpleType>
        <xsd:restriction base="dms:Text">
          <xsd:maxLength value="255"/>
        </xsd:restriction>
      </xsd:simpleType>
    </xsd:element>
    <xsd:element name="lcf76f155ced4ddcb4097134ff3c332f" ma:index="27" nillable="true" ma:taxonomy="true" ma:internalName="lcf76f155ced4ddcb4097134ff3c332f" ma:taxonomyFieldName="MediaServiceImageTags" ma:displayName="Image Tags" ma:readOnly="false" ma:fieldId="{5cf76f15-5ced-4ddc-b409-7134ff3c332f}" ma:taxonomyMulti="true" ma:sspId="53abdcd4-f995-4be8-8c9c-da1b1eb6b578"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722a180-99b2-40b5-846c-3723c08c312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e5394b7-e16c-4952-833f-5730ecb68a4d" elementFormDefault="qualified">
    <xsd:import namespace="http://schemas.microsoft.com/office/2006/documentManagement/types"/>
    <xsd:import namespace="http://schemas.microsoft.com/office/infopath/2007/PartnerControls"/>
    <xsd:element name="TaxCatchAll" ma:index="28" nillable="true" ma:displayName="Taxonomy Catch All Column" ma:hidden="true" ma:list="{e92cdbfb-05c6-49e0-8da7-49c8da43c763}" ma:internalName="TaxCatchAll" ma:showField="CatchAllData" ma:web="0722a180-99b2-40b5-846c-3723c08c312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CF2AA8-B5C2-4E2F-92E0-B8D48C344A4B}">
  <ds:schemaRefs>
    <ds:schemaRef ds:uri="http://schemas.microsoft.com/office/2006/metadata/properties"/>
    <ds:schemaRef ds:uri="http://www.w3.org/2000/xmlns/"/>
    <ds:schemaRef ds:uri="a1d09b66-ee1e-4e48-9853-3e1077edb271"/>
    <ds:schemaRef ds:uri="http://www.w3.org/2001/XMLSchema-instance"/>
    <ds:schemaRef ds:uri="0722a180-99b2-40b5-846c-3723c08c3124"/>
    <ds:schemaRef ds:uri="http://schemas.microsoft.com/office/infopath/2007/PartnerControls"/>
    <ds:schemaRef ds:uri="ae5394b7-e16c-4952-833f-5730ecb68a4d"/>
  </ds:schemaRefs>
</ds:datastoreItem>
</file>

<file path=customXml/itemProps2.xml><?xml version="1.0" encoding="utf-8"?>
<ds:datastoreItem xmlns:ds="http://schemas.openxmlformats.org/officeDocument/2006/customXml" ds:itemID="{CA2483D6-D989-486B-8E94-3E7FC943A795}">
  <ds:schemaRefs>
    <ds:schemaRef ds:uri="http://schemas.microsoft.com/sharepoint/v3/contenttype/forms"/>
  </ds:schemaRefs>
</ds:datastoreItem>
</file>

<file path=customXml/itemProps3.xml><?xml version="1.0" encoding="utf-8"?>
<ds:datastoreItem xmlns:ds="http://schemas.openxmlformats.org/officeDocument/2006/customXml" ds:itemID="{EAEE9AF3-D9B5-46B1-B062-7DC97AA0FF40}">
  <ds:schemaRefs>
    <ds:schemaRef ds:uri="http://schemas.microsoft.com/office/2006/metadata/contentType"/>
    <ds:schemaRef ds:uri="http://schemas.microsoft.com/office/2006/metadata/properties/metaAttributes"/>
    <ds:schemaRef ds:uri="http://www.w3.org/2000/xmlns/"/>
    <ds:schemaRef ds:uri="http://www.w3.org/2001/XMLSchema"/>
    <ds:schemaRef ds:uri="a1d09b66-ee1e-4e48-9853-3e1077edb271"/>
    <ds:schemaRef ds:uri="0722a180-99b2-40b5-846c-3723c08c3124"/>
    <ds:schemaRef ds:uri="ae5394b7-e16c-4952-833f-5730ecb68a4d"/>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230E59B-CA94-4731-B808-1BC30BF2B035}">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1277</TotalTime>
  <Pages>12</Pages>
  <Words>3435</Words>
  <Characters>19583</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The University of Newcastle</Company>
  <LinksUpToDate>false</LinksUpToDate>
  <CharactersWithSpaces>22973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Kirby</dc:creator>
  <cp:keywords/>
  <dc:description/>
  <cp:lastModifiedBy>Martin Bell</cp:lastModifiedBy>
  <cp:revision>486</cp:revision>
  <cp:lastPrinted>2019-09-20T02:27:00Z</cp:lastPrinted>
  <dcterms:created xsi:type="dcterms:W3CDTF">2021-09-10T22:24:00Z</dcterms:created>
  <dcterms:modified xsi:type="dcterms:W3CDTF">2022-10-19T22:13:00Z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0x0101004E7A14B5A56C784B92FB23BEF576C50A</vt:lpwstr>
  </property>
</Properties>
</file>